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18"/>
        </w:rPr>
        <w:t>TRACKED-CHANGES COPY — open in Word and choose Review &gt; All Markup. Insertions and deletions are recorded as Word revisions attributed to "Kiro (editorial revision)". Deleted paragraphs from the original are grouped in Appendix Z at the end.</w:t>
      </w:r>
    </w:p>
    <w:p/>
    <w:p>
      <w:pPr>
        <w:spacing w:after="120"/>
        <w:jc w:val="center"/>
      </w:pPr>
      <w:del w:id="1001" w:author="Kiro (editorial revision)" w:date="2026-08-14T00:00:00Z">
        <w:r>
          <w:rPr>
            <w:rFonts w:ascii="Times New Roman" w:hAnsi="Times New Roman"/>
            <w:sz w:val="30"/>
          </w:rPr>
          <w:delText xml:space="preserve">Operationalizing </w:delText>
        </w:r>
      </w:del>
      <w:ins w:id="1002" w:author="Kiro (editorial revision)" w:date="2026-08-14T00:00:00Z">
        <w:r>
          <w:rPr>
            <w:rFonts w:ascii="Times New Roman" w:hAnsi="Times New Roman"/>
            <w:b/>
            <w:sz w:val="30"/>
          </w:rPr>
          <w:t xml:space="preserve">From vision to measurable practice: </w:t>
        </w:r>
      </w:ins>
      <w:r>
        <w:rPr>
          <w:rFonts w:ascii="Times New Roman" w:hAnsi="Times New Roman"/>
          <w:b/>
          <w:sz w:val="30"/>
        </w:rPr>
        <w:t xml:space="preserve">circular accounting </w:t>
      </w:r>
      <w:ins w:id="1003" w:author="Kiro (editorial revision)" w:date="2026-08-14T00:00:00Z">
        <w:r>
          <w:rPr>
            <w:rFonts w:ascii="Times New Roman" w:hAnsi="Times New Roman"/>
            <w:b/>
            <w:sz w:val="30"/>
          </w:rPr>
          <w:t xml:space="preserve">capability, chain transparency and the governance conditions of net-zero value creation </w:t>
        </w:r>
      </w:ins>
      <w:r>
        <w:rPr>
          <w:rFonts w:ascii="Times New Roman" w:hAnsi="Times New Roman"/>
          <w:b/>
          <w:sz w:val="30"/>
        </w:rPr>
        <w:t xml:space="preserve">in fragmented </w:t>
      </w:r>
      <w:del w:id="1004" w:author="Kiro (editorial revision)" w:date="2026-08-14T00:00:00Z">
        <w:r>
          <w:rPr>
            <w:rFonts w:ascii="Times New Roman" w:hAnsi="Times New Roman"/>
            <w:sz w:val="30"/>
          </w:rPr>
          <w:delText xml:space="preserve">Supply Chains: A Moderated Serial-Mediation Analysis of Inter-Organizational Governance and Value Creation</w:delText>
        </w:r>
      </w:del>
      <w:ins w:id="1005" w:author="Kiro (editorial revision)" w:date="2026-08-14T00:00:00Z">
        <w:r>
          <w:rPr>
            <w:rFonts w:ascii="Times New Roman" w:hAnsi="Times New Roman"/>
            <w:b/>
            <w:sz w:val="30"/>
          </w:rPr>
          <w:t xml:space="preserve">manufacturing networks</w:t>
        </w:r>
      </w:ins>
    </w:p>
    <w:p>
      <w:pPr>
        <w:pStyle w:val="Heading1"/>
        <w:spacing w:after="120"/>
      </w:pPr>
      <w:r>
        <w:rPr>
          <w:rFonts w:ascii="Times New Roman" w:hAnsi="Times New Roman"/>
        </w:rPr>
        <w:t xml:space="preserve">Abstract</w:t>
      </w:r>
    </w:p>
    <w:p>
      <w:pPr>
        <w:spacing w:after="120"/>
        <w:rPr>
          <w:ins w:id="1007" w:author="Kiro (editorial revision)" w:date="2026-08-14T00:00:00Z"/>
        </w:rPr>
      </w:pPr>
      <w:ins w:id="1006" w:author="Kiro (editorial revision)" w:date="2026-08-14T00:00:00Z">
        <w:r>
          <w:rPr>
            <w:rFonts w:ascii="Times New Roman" w:hAnsi="Times New Roman"/>
          </w:rPr>
          <w:t xml:space="preserve">Net-zero manufacturing is a commitment expressed in quantities, yet the decisive share of those quantities arises outside the reporting boundary of the firm that commits to them. Circular economy strategies and smart production technologies are the principal levers for closing that distance, but neither is self-executing: digital instrumentation generates data, and data becomes a decision object only once it is quantified, costed and valued, while a valued opportunity becomes realised material re-routing only where some actor is answerable for the loss. In fragmented manufacturing networks of dispersed small producers, informal intermediaries and specialised processors, conventional management accounting recognises purchased inputs and saleable outputs while the fraction leaving a production process as waste is recognised only as an absence. This study operationalises circular accounting capability as a measurable, actor-level construct spanning organisational boundaries, and specifies a moderated serial-mediation model in which the capability raises circular information transparency, transparency enables circular value-chain integration conditional on circular governance quality, and integration delivers economic, environmental and social circular value creation. The framework combines the dynamic capabilities view with value-chain governance theory and a socio-technical reading of smart production, treating governance as the complementary asset that substitutes for hierarchy where the value-creating reconfiguration crosses firm boundaries. Three rounds of expert validation with an eight-member panel raised scale-level content validity from 0.799 to 0.908 and established the construct's discriminant boundaries, with leakage between the accounting–transparency and governance–integration pairs of 4.2 and 2.1 per cent against a pre-specified 20 per cent tolerance. Formal specification analysis rejects the intuitive four-link serial chain, whose indirect effect falls below 0.03 once path coefficients drop under 0.40. The paper delivers a validated instrument and a pre-registrable estimation protocol for the measurement and accountability infrastructure on which industrial decarbonisation depends.</w:t>
        </w:r>
      </w:ins>
    </w:p>
    <w:p>
      <w:pPr>
        <w:pStyle w:val="Heading1"/>
        <w:spacing w:after="120"/>
        <w:rPr>
          <w:ins w:id="1009" w:author="Kiro (editorial revision)" w:date="2026-08-14T00:00:00Z"/>
        </w:rPr>
      </w:pPr>
      <w:ins w:id="1008" w:author="Kiro (editorial revision)" w:date="2026-08-14T00:00:00Z">
        <w:r>
          <w:rPr>
            <w:rFonts w:ascii="Times New Roman" w:hAnsi="Times New Roman"/>
          </w:rPr>
          <w:t xml:space="preserve">Keywords</w:t>
        </w:r>
      </w:ins>
    </w:p>
    <w:p>
      <w:pPr>
        <w:spacing w:after="120"/>
        <w:rPr>
          <w:ins w:id="1011" w:author="Kiro (editorial revision)" w:date="2026-08-14T00:00:00Z"/>
        </w:rPr>
      </w:pPr>
      <w:ins w:id="1010" w:author="Kiro (editorial revision)" w:date="2026-08-14T00:00:00Z">
        <w:r>
          <w:rPr>
            <w:rFonts w:ascii="Times New Roman" w:hAnsi="Times New Roman"/>
          </w:rPr>
          <w:t xml:space="preserve">circular economy; net-zero manufacturing; circular accounting capability; supply chain transparency; value-chain governance; smart production; sustainable operations; scale development</w:t>
        </w:r>
      </w:ins>
    </w:p>
    <w:p>
      <w:pPr>
        <w:pStyle w:val="Heading1"/>
        <w:spacing w:after="120"/>
      </w:pPr>
      <w:r>
        <w:rPr>
          <w:rFonts w:ascii="Times New Roman" w:hAnsi="Times New Roman"/>
        </w:rPr>
        <w:t xml:space="preserve">1. Introduction</w:t>
      </w:r>
    </w:p>
    <w:p>
      <w:pPr>
        <w:spacing w:after="120"/>
        <w:rPr>
          <w:ins w:id="1013" w:author="Kiro (editorial revision)" w:date="2026-08-14T00:00:00Z"/>
        </w:rPr>
      </w:pPr>
      <w:ins w:id="1012" w:author="Kiro (editorial revision)" w:date="2026-08-14T00:00:00Z">
        <w:r>
          <w:rPr>
            <w:rFonts w:ascii="Times New Roman" w:hAnsi="Times New Roman"/>
          </w:rPr>
          <w:t xml:space="preserve">Net-zero manufacturing is, before it is anything else, an accounting proposition. A commitment to carbon neutrality is a commitment about quantities: how much material a production system retains, how much it loses, how much embodied carbon leaves with the loss, and how much of what is recovered is captured as economic, environmental and social value. Circular economy strategies are the principal physical lever for moving those quantities, and smart production technologies are the principal instrumentation for observing them (Chauhan, Parida, and Dhir 2022; Acerbi, Sassanelli, and Taisch 2024). The distance between the vision and the practice, however, is not exhausted by technology or by ambition. It is occupied by a calculative and an accountability problem, and the two are related in a way that has not been specified or tested.</w:t>
        </w:r>
      </w:ins>
    </w:p>
    <w:p>
      <w:pPr>
        <w:spacing w:after="120"/>
        <w:rPr>
          <w:ins w:id="1015" w:author="Kiro (editorial revision)" w:date="2026-08-14T00:00:00Z"/>
        </w:rPr>
      </w:pPr>
      <w:ins w:id="1014" w:author="Kiro (editorial revision)" w:date="2026-08-14T00:00:00Z">
        <w:r>
          <w:rPr>
            <w:rFonts w:ascii="Times New Roman" w:hAnsi="Times New Roman"/>
          </w:rPr>
          <w:t xml:space="preserve">The calculative problem is that the accounting systems which would supply the decisive quantities were built for linear flows. They recognise purchased inputs and saleable outputs; the fraction leaving a process as waste is recognised only as an absence, a residual that the cost system distributes over good output rather than an object with a quantity, a cost and a forgone value. Loop-closing decisions in production — whether to recover a by-product, to invest in reprocessing capacity, to collect a discarded fraction, to redirect an off-grade consignment — presuppose exactly the quantities that the conventional system does not compute. Material flow cost accounting was developed to correct this within a process boundary (Christ and Burritt 2015; Wang, Tang, and Shen 2023), and product-level carbon accounting has advanced considerably in allocating organisational emissions to manufactured items (He, Qian, and Li 2023; Xiang et al. 2024). Both remain bounded by the legal entity or the plant. What is not measured cannot be managed, governed or assured, and in a production network the most consequential unmeasured quantities sit between firms rather than inside them.</w:t>
        </w:r>
      </w:ins>
    </w:p>
    <w:p>
      <w:pPr>
        <w:spacing w:after="120"/>
        <w:rPr>
          <w:ins w:id="1017" w:author="Kiro (editorial revision)" w:date="2026-08-14T00:00:00Z"/>
        </w:rPr>
      </w:pPr>
      <w:ins w:id="1016" w:author="Kiro (editorial revision)" w:date="2026-08-14T00:00:00Z">
        <w:r>
          <w:rPr>
            <w:rFonts w:ascii="Times New Roman" w:hAnsi="Times New Roman"/>
          </w:rPr>
          <w:t xml:space="preserve">The accountability problem is that measurement does not act. This is where the fragmentation of contemporary manufacturing becomes decisive. In a vertically integrated firm, sensing and acting are joined: information about a recoverable flow reaches a decision-maker with the authority to redirect resources. In a fragmented network they are not. The producer who can observe how much of a batch is rejected has no processing capacity; the processor who could valorise that material cannot see it; the intermediary between them has an interest in neither party seeing the other's prices. Nobody owns the loop, and no hierarchy coordinates its closure. Fragmentation is neither peripheral nor a feature of developing economies. Closing a resource loop characteristically requires coordination among actors with no prior exchange relationship (De Angelis, Howard, and Miemczyk 2018; Farooque et al. 2019b), and the evidence that coordination rather than technology is the binding constraint is drawn overwhelmingly from advanced industrial settings: supply chain redesign in European manufacturing (Bressanelli, Perona, and Saccani 2019), Dutch circular business models (Vermunt et al. 2019), the built environment, which is the European Union's largest waste stream, where dispersed responsibility across many small contractors is the recurring obstacle (Adams et al. 2017; Hart et al. 2019), and circular networks that self-organise because no incumbent actor can coordinate loop closure unaided (Massari, Nacchiero, and Giannoccaro 2025; Ratsimandresy and Miemczyk 2024). Circular manufacturing archetypes remain without a template (Batista et al. 2018; Zils, Howard, and Hopkinson 2023), and novel intermediaries emerge precisely to supply the missing coordination (Ubakivi-Hadachi and Kall 2026). Wherever a recoverable flow crosses many hands and no actor controls it, the same structural problem obtains.</w:t>
        </w:r>
      </w:ins>
    </w:p>
    <w:p>
      <w:pPr>
        <w:pStyle w:val="Heading2"/>
        <w:spacing w:after="120"/>
        <w:rPr>
          <w:ins w:id="1019" w:author="Kiro (editorial revision)" w:date="2026-08-14T00:00:00Z"/>
        </w:rPr>
      </w:pPr>
      <w:ins w:id="1018" w:author="Kiro (editorial revision)" w:date="2026-08-14T00:00:00Z">
        <w:r>
          <w:rPr>
            <w:rFonts w:ascii="Times New Roman" w:hAnsi="Times New Roman"/>
          </w:rPr>
          <w:t xml:space="preserve">1.1 The smart production paradox</w:t>
        </w:r>
      </w:ins>
    </w:p>
    <w:p>
      <w:pPr>
        <w:spacing w:after="120"/>
        <w:rPr>
          <w:ins w:id="1021" w:author="Kiro (editorial revision)" w:date="2026-08-14T00:00:00Z"/>
        </w:rPr>
      </w:pPr>
      <w:ins w:id="1020" w:author="Kiro (editorial revision)" w:date="2026-08-14T00:00:00Z">
        <w:r>
          <w:rPr>
            <w:rFonts w:ascii="Times New Roman" w:hAnsi="Times New Roman"/>
          </w:rPr>
          <w:t xml:space="preserve">The obvious response to a calculative gap is instrumentation, and this is the response that industrial policy and much of the operations literature has adopted. Digital product passports, industrial internet-of-things sensing, blockchain-anchored traceability and data-driven circular maturity models all promise to make material flows legible across production networks (Patro et al. 2025; Agyemang et al. 2026; Gosling et al. 2026). Yet the empirical record is markedly less confident than the policy rhetoric. Reviews of digitalisation and circularity find the link asserted more often than demonstrated (Chauhan, Parida, and Dhir 2022); studies of smart technology adoption for circular ends report drivers and barriers rather than realised performance (Truant et al. 2024); digital transformation in small and medium-sized manufacturers produces unintended consequences for circularity as readily as intended ones (Chung, Tan, and Yoshie 2025); and transparency itself has been shown to operate paradoxically, improving some outcomes while degrading others (Wang, Prajogo, and Gligor 2026b). Where digital transformation does reduce carbon, it appears to do so through capability development rather than directly (Yang et al. 2023; Belhadi et al. 2024).</w:t>
        </w:r>
      </w:ins>
    </w:p>
    <w:p>
      <w:pPr>
        <w:spacing w:after="120"/>
        <w:rPr>
          <w:ins w:id="1023" w:author="Kiro (editorial revision)" w:date="2026-08-14T00:00:00Z"/>
        </w:rPr>
      </w:pPr>
      <w:ins w:id="1022" w:author="Kiro (editorial revision)" w:date="2026-08-14T00:00:00Z">
        <w:r>
          <w:rPr>
            <w:rFonts w:ascii="Times New Roman" w:hAnsi="Times New Roman"/>
          </w:rPr>
          <w:t xml:space="preserve">This pattern is intelligible once two distinct conversions are separated. Digital technologies generate data; they do not generate economic objects. A sensor stream recording rejected volume is not a costed loss, and a costed loss is not a valued recovery opportunity comparable against an alternative use of the same capacity. The first conversion, from data to decision-relevant quantity, is accounting work. The second conversion, from a visible opportunity to coordinated material re-routing across firms that do not share a hierarchy, is governance work. Smart production supplies the substrate for both and accomplishes neither. Treating digital adoption as sufficient collapses a three-stage mechanism into one, which is a plausible explanation for the instability of reported effects.</w:t>
        </w:r>
      </w:ins>
    </w:p>
    <w:p>
      <w:pPr>
        <w:pStyle w:val="Heading2"/>
        <w:spacing w:after="120"/>
        <w:rPr>
          <w:ins w:id="1025" w:author="Kiro (editorial revision)" w:date="2026-08-14T00:00:00Z"/>
        </w:rPr>
      </w:pPr>
      <w:ins w:id="1024" w:author="Kiro (editorial revision)" w:date="2026-08-14T00:00:00Z">
        <w:r>
          <w:rPr>
            <w:rFonts w:ascii="Times New Roman" w:hAnsi="Times New Roman"/>
          </w:rPr>
          <w:t xml:space="preserve">1.2 Research gap</w:t>
        </w:r>
      </w:ins>
    </w:p>
    <w:p>
      <w:pPr>
        <w:spacing w:after="120"/>
        <w:rPr>
          <w:ins w:id="1027" w:author="Kiro (editorial revision)" w:date="2026-08-14T00:00:00Z"/>
        </w:rPr>
      </w:pPr>
      <w:ins w:id="1026" w:author="Kiro (editorial revision)" w:date="2026-08-14T00:00:00Z">
        <w:r>
          <w:rPr>
            <w:rFonts w:ascii="Times New Roman" w:hAnsi="Times New Roman"/>
          </w:rPr>
          <w:t xml:space="preserve">Three gaps follow, and they compound.</w:t>
        </w:r>
      </w:ins>
    </w:p>
    <w:p>
      <w:pPr>
        <w:spacing w:after="120"/>
        <w:rPr>
          <w:ins w:id="1029" w:author="Kiro (editorial revision)" w:date="2026-08-14T00:00:00Z"/>
        </w:rPr>
      </w:pPr>
      <w:ins w:id="1028" w:author="Kiro (editorial revision)" w:date="2026-08-14T00:00:00Z">
        <w:r>
          <w:rPr>
            <w:rFonts w:ascii="Times New Roman" w:hAnsi="Times New Roman"/>
          </w:rPr>
          <w:t xml:space="preserve">First, the calculative capability itself has been named but never operationalised. A nascent literature conceptualises circular accounting as a dynamic capability (Scarpellini et al. 2020; Aranda-Usón, Scarpellini, and Moneva 2024) and case evidence establishes that existing management accounting systems cannot support circular decisions (Aureli, Foschi, and Paletta 2025). Because the construct has no measurable, actor-level specification, its consequences for circular and carbon outcomes cannot be estimated. Instrument development for circular practice has advanced at the level of adoption barriers (Mishra, Singh, and Govindan 2022) and organisational capability inventories (Bezerra and Gohr 2026), but not for the calculative capacity that must precede either.</w:t>
        </w:r>
      </w:ins>
    </w:p>
    <w:p>
      <w:pPr>
        <w:spacing w:after="120"/>
        <w:rPr>
          <w:ins w:id="1031" w:author="Kiro (editorial revision)" w:date="2026-08-14T00:00:00Z"/>
        </w:rPr>
      </w:pPr>
      <w:ins w:id="1030" w:author="Kiro (editorial revision)" w:date="2026-08-14T00:00:00Z">
        <w:r>
          <w:rPr>
            <w:rFonts w:ascii="Times New Roman" w:hAnsi="Times New Roman"/>
          </w:rPr>
          <w:t xml:space="preserve">Second, although several literatures assert that information must be verified, contested or owed before it changes behaviour, none specifies governance as a conditional mechanism converting circular visibility into joint action, and none has estimated it. Verification improves sustainability outcomes by aligning accountability rather than by adding information (Gualandris et al. 2015); disclosure without verification or consequence is inert (Sodhi and Tang 2019); visibility affects responsiveness only in interaction with integrating mechanisms (Williams et al. 2013); power and performance-measurement arrangements determine whether sustainability requirements cascade through multi-tier production networks at all (Marttinen and Kähkönen 2022; Saunila, Ukko, and Jääskeläinen 2024). The conditional logic is everywhere present and nowhere modelled.</w:t>
        </w:r>
      </w:ins>
    </w:p>
    <w:p>
      <w:pPr>
        <w:spacing w:after="120"/>
        <w:rPr>
          <w:ins w:id="1033" w:author="Kiro (editorial revision)" w:date="2026-08-14T00:00:00Z"/>
        </w:rPr>
      </w:pPr>
      <w:ins w:id="1032" w:author="Kiro (editorial revision)" w:date="2026-08-14T00:00:00Z">
        <w:r>
          <w:rPr>
            <w:rFonts w:ascii="Times New Roman" w:hAnsi="Times New Roman"/>
          </w:rPr>
          <w:t xml:space="preserve">Third, circular and net-zero performance in production research is predominantly measured as material-flow or energy efficiency, leaving circular value creation — economic capture from recovery, environmental and embodied-carbon loss reduction, and equitable social distribution — without an integrated measure (Corona et al. 2019; Kristensen and Mosgaard 2020; Jerome et al. 2022; de Oliveira and Oliveira 2023). The social dimension is the least instrumented of the three (Pitkänen et al. 2023; Blandino and Montagna 2025), which matters because the distributional question in a fragmented network is precisely who captures the value that circularity releases.</w:t>
        </w:r>
      </w:ins>
    </w:p>
    <w:p>
      <w:pPr>
        <w:spacing w:after="120"/>
        <w:rPr>
          <w:ins w:id="1035" w:author="Kiro (editorial revision)" w:date="2026-08-14T00:00:00Z"/>
        </w:rPr>
      </w:pPr>
      <w:ins w:id="1034" w:author="Kiro (editorial revision)" w:date="2026-08-14T00:00:00Z">
        <w:r>
          <w:rPr>
            <w:rFonts w:ascii="Times New Roman" w:hAnsi="Times New Roman"/>
          </w:rPr>
          <w:t xml:space="preserve">The accounting and governance mechanisms through which circular resource flows in fragmented manufacturing networks become measurable, visible and actionable therefore remain insufficiently theorised and untested. This paper develops a theory, operationalises its central construct, validates the instrument, and specifies its test, asking:</w:t>
        </w:r>
      </w:ins>
    </w:p>
    <w:p>
      <w:pPr>
        <w:pStyle w:val="ListBullet"/>
        <w:spacing w:after="120"/>
      </w:pPr>
      <w:r>
        <w:rPr>
          <w:rFonts w:ascii="Times New Roman" w:hAnsi="Times New Roman"/>
        </w:rPr>
        <w:t xml:space="preserve">RQ1. Does circular accounting capability increase circular information transparency across the actors of a fragmented </w:t>
      </w:r>
      <w:del w:id="1036" w:author="Kiro (editorial revision)" w:date="2026-08-14T00:00:00Z">
        <w:r>
          <w:rPr>
            <w:rFonts w:ascii="Times New Roman" w:hAnsi="Times New Roman"/>
          </w:rPr>
          <w:delText xml:space="preserve">value chain?</w:delText>
        </w:r>
      </w:del>
      <w:ins w:id="1037" w:author="Kiro (editorial revision)" w:date="2026-08-14T00:00:00Z">
        <w:r>
          <w:rPr>
            <w:rFonts w:ascii="Times New Roman" w:hAnsi="Times New Roman"/>
          </w:rPr>
          <w:t xml:space="preserve">manufacturing network?</w:t>
        </w:r>
      </w:ins>
    </w:p>
    <w:p>
      <w:pPr>
        <w:pStyle w:val="ListBullet"/>
        <w:spacing w:after="120"/>
      </w:pPr>
      <w:r>
        <w:rPr>
          <w:rFonts w:ascii="Times New Roman" w:hAnsi="Times New Roman"/>
        </w:rPr>
        <w:t xml:space="preserve">RQ2. Does circular information transparency translate into circular value-chain integration, and is that translation conditional on circular governance quality?</w:t>
      </w:r>
    </w:p>
    <w:p>
      <w:pPr>
        <w:pStyle w:val="ListBullet"/>
        <w:spacing w:after="120"/>
      </w:pPr>
      <w:r>
        <w:rPr>
          <w:rFonts w:ascii="Times New Roman" w:hAnsi="Times New Roman"/>
        </w:rPr>
        <w:t xml:space="preserve">RQ3. Through what indirect pathways does circular accounting capability affect economic, environmental and social circular value creation?</w:t>
      </w:r>
    </w:p>
    <w:p>
      <w:pPr>
        <w:pStyle w:val="Heading2"/>
        <w:spacing w:after="120"/>
        <w:rPr>
          <w:ins w:id="1039" w:author="Kiro (editorial revision)" w:date="2026-08-14T00:00:00Z"/>
        </w:rPr>
      </w:pPr>
      <w:ins w:id="1038" w:author="Kiro (editorial revision)" w:date="2026-08-14T00:00:00Z">
        <w:r>
          <w:rPr>
            <w:rFonts w:ascii="Times New Roman" w:hAnsi="Times New Roman"/>
          </w:rPr>
          <w:t xml:space="preserve">1.3 Contributions and scope</w:t>
        </w:r>
      </w:ins>
    </w:p>
    <w:p>
      <w:pPr>
        <w:spacing w:after="120"/>
        <w:rPr>
          <w:ins w:id="1041" w:author="Kiro (editorial revision)" w:date="2026-08-14T00:00:00Z"/>
        </w:rPr>
      </w:pPr>
      <w:ins w:id="1040" w:author="Kiro (editorial revision)" w:date="2026-08-14T00:00:00Z">
        <w:r>
          <w:rPr>
            <w:rFonts w:ascii="Times New Roman" w:hAnsi="Times New Roman"/>
          </w:rPr>
          <w:t xml:space="preserve">The paper makes four contributions. It operationalises circular accounting capability as a three-dimensional construct measurable at the individual network actor and across organisational boundaries, and reports three rounds of expert validation in full, including where they fall short. It extends the dynamic capabilities view by identifying what substitutes for hierarchy when a capability's returns depend on coordination the focal actor does not control, which is the standing condition of net-zero targets that reach beyond the factory gate. It makes falsifiable the claim, widely asserted in the transparency and disclosure literatures, that governance is a conversion mechanism rather than an additive good. And it delivers a pre-registrable protocol, including a formal comparison of specification alternatives and a computed sample-size requirement, so that the theory can be tested rather than asserted.</w:t>
        </w:r>
      </w:ins>
    </w:p>
    <w:p>
      <w:pPr>
        <w:spacing w:after="120"/>
        <w:rPr>
          <w:ins w:id="1043" w:author="Kiro (editorial revision)" w:date="2026-08-14T00:00:00Z"/>
        </w:rPr>
      </w:pPr>
      <w:ins w:id="1042" w:author="Kiro (editorial revision)" w:date="2026-08-14T00:00:00Z">
        <w:r>
          <w:rPr>
            <w:rFonts w:ascii="Times New Roman" w:hAnsi="Times New Roman"/>
          </w:rPr>
          <w:t xml:space="preserve">Two boundaries are stated at the outset. The structural model is specified and its instrument validated here; it is not estimated, and no structural results are reported. The empirical content of this paper is the construct development and the three-round expert validation, and every claim about the mechanism is a prediction with a stated failure condition rather than a finding. Second, the framework applies under fragmentation. Where hierarchy performs the coordinating work the conditional effect should attenuate toward zero, which makes the scope condition testable rather than merely asserted.</w:t>
        </w:r>
      </w:ins>
    </w:p>
    <w:p>
      <w:pPr>
        <w:spacing w:after="120"/>
        <w:rPr>
          <w:ins w:id="1045" w:author="Kiro (editorial revision)" w:date="2026-08-14T00:00:00Z"/>
        </w:rPr>
      </w:pPr>
      <w:ins w:id="1044" w:author="Kiro (editorial revision)" w:date="2026-08-14T00:00:00Z">
        <w:r>
          <w:rPr>
            <w:rFonts w:ascii="Times New Roman" w:hAnsi="Times New Roman"/>
          </w:rPr>
          <w:t xml:space="preserve">The paper proceeds as follows. Section 2 reviews the literature on net-zero and circular manufacturing, the calculative gap, smart production, transparency and governance, and locates the contribution against the closest prior work. Section 3 develops the theoretical framework. Section 4 derives nine hypotheses, compares specification alternatives and states failure conditions. Sections 5 and 6 set out the research design and the analytical protocol, and report the expert validation results. Sections 7 to 11 discuss the findings and their theoretical, managerial, sustainability and policy implications. Section 12 states limitations and a research agenda, and Section 13 concludes.</w:t>
        </w:r>
      </w:ins>
    </w:p>
    <w:p>
      <w:pPr>
        <w:pStyle w:val="Heading1"/>
        <w:spacing w:after="120"/>
      </w:pPr>
      <w:r>
        <w:rPr>
          <w:rFonts w:ascii="Times New Roman" w:hAnsi="Times New Roman"/>
        </w:rPr>
        <w:t xml:space="preserve">2. Literature review</w:t>
      </w:r>
    </w:p>
    <w:p>
      <w:pPr>
        <w:pStyle w:val="Heading2"/>
        <w:spacing w:after="120"/>
        <w:rPr>
          <w:ins w:id="1047" w:author="Kiro (editorial revision)" w:date="2026-08-14T00:00:00Z"/>
        </w:rPr>
      </w:pPr>
      <w:ins w:id="1046" w:author="Kiro (editorial revision)" w:date="2026-08-14T00:00:00Z">
        <w:r>
          <w:rPr>
            <w:rFonts w:ascii="Times New Roman" w:hAnsi="Times New Roman"/>
          </w:rPr>
          <w:t xml:space="preserve">2.1 Net-zero manufacturing and circular production: from commitment to computable practice</w:t>
        </w:r>
      </w:ins>
    </w:p>
    <w:p>
      <w:pPr>
        <w:spacing w:after="120"/>
        <w:rPr>
          <w:ins w:id="1049" w:author="Kiro (editorial revision)" w:date="2026-08-14T00:00:00Z"/>
        </w:rPr>
      </w:pPr>
      <w:ins w:id="1048" w:author="Kiro (editorial revision)" w:date="2026-08-14T00:00:00Z">
        <w:r>
          <w:rPr>
            <w:rFonts w:ascii="Times New Roman" w:hAnsi="Times New Roman"/>
          </w:rPr>
          <w:t xml:space="preserve">Industrial decarbonisation has moved from aspiration to obligation, and production research has responded with a rapidly maturing body of work on the pathways available to manufacturing systems. Strategic reviews map routes to carbon neutrality across manufacturing supply chains (Vimal et al. 2026) and identify net-zero capabilities as the organisational condition for low-carbon operations in circular chains (Awan, Shamim, and Hannola 2025). Sector studies quantify what material and technological efficiency can deliver in hard-to-abate production (Garvey, Norman, and Barrett 2022), and process-level work demonstrates carbon reduction through the intersection of value chains, product redesign and the de-manufacturing of industrial scrap (Cappelletti and Germani 2023). At network level, low-carbon manufacturing has been framed as an integrated process rather than a technology portfolio (Hu, Liu, and Shi 2025), and smart platforming has been shown to couple intelligentisation, green technology and innovation dynamics in automotive production oriented to net zero (Zhang et al. 2024). Analytical work examines the instruments: carbon taxes shaping the transition from linear to circular business models in manufacturing (Panza and Peron 2025), cap-and-trade and border adjustment in cross-regional production (Hua et al. 2024), and green finance conditioning innovation efficiency along two-stage value chains (Liu et al. 2026). Reviews of the analytical toolkit itself find big data analytics applied to decarbonisation to be an emerging rather than a settled capability (Kumar et al. 2023).</w:t>
        </w:r>
      </w:ins>
    </w:p>
    <w:p>
      <w:pPr>
        <w:spacing w:after="120"/>
        <w:rPr>
          <w:ins w:id="1051" w:author="Kiro (editorial revision)" w:date="2026-08-14T00:00:00Z"/>
        </w:rPr>
      </w:pPr>
      <w:ins w:id="1050" w:author="Kiro (editorial revision)" w:date="2026-08-14T00:00:00Z">
        <w:r>
          <w:rPr>
            <w:rFonts w:ascii="Times New Roman" w:hAnsi="Times New Roman"/>
          </w:rPr>
          <w:t xml:space="preserve">Two features of this literature matter for the present argument. The first is that the great majority of the abatement potential it identifies lies upstream or downstream of the focal plant, in purchased materials, in losses at handover points, and in recovery that requires a partner. The second is that its quantities are assumed to be available. Whether a firm can compute the loss at its own boundary, let alone the loss occurring at a boundary it does not control, is treated as an implementation detail rather than as a research object. Empirical work on ESG and emission reduction in manufacturing firms is beginning to expose the consequences, finding that uncertainty in the measurement and evaluation regime itself dampens abatement (Yin et al. 2026a).</w:t>
        </w:r>
      </w:ins>
    </w:p>
    <w:p>
      <w:pPr>
        <w:spacing w:after="120"/>
        <w:rPr>
          <w:ins w:id="1053" w:author="Kiro (editorial revision)" w:date="2026-08-14T00:00:00Z"/>
        </w:rPr>
      </w:pPr>
      <w:ins w:id="1052" w:author="Kiro (editorial revision)" w:date="2026-08-14T00:00:00Z">
        <w:r>
          <w:rPr>
            <w:rFonts w:ascii="Times New Roman" w:hAnsi="Times New Roman"/>
          </w:rPr>
          <w:t xml:space="preserve">The circular economy supplies the strategic vocabulary for the material side of the same problem. The concept stabilised through definitional consolidation (Kirchherr, Reike, and Hekkert 2017; Kirchherr et al. 2023) around resource-loop closure, while diverging on whether circularity implies sustainable development (Geissdoerfer et al. 2017). Bocken et al. (2016) supplied the vocabulary of slowing, closing and narrowing loops, and Velenturf and Purnell (2021) insisted that the object of circular management is value, not merely material. In production and operations research, circularity has been examined at scheduling level (Castiglione, Alfieri, and Pastore 2025), in supplier selection (Bai, Zhu, and Sarkis 2022), in implementation pathways for operations and supply chain transformation (Zils, Howard, and Hopkinson 2023), in remanufacturing-based circular chains (Werner-Lewandowska, Golinska-Dawson, and Mierzwiak 2025), and in the resilience of planned as against self-organised circular networks (Massari, Nacchiero, and Giannoccaro 2025). Corvellec, Stowell, and Johansson (2022) find the wider literature under-theorised and inclined to attribute agency to "the circular economy" rather than to identifiable actors and mechanisms, a criticism answered by naming actors and estimating mechanisms, which is what a structural model does.</w:t>
        </w:r>
      </w:ins>
    </w:p>
    <w:p>
      <w:pPr>
        <w:spacing w:after="120"/>
        <w:rPr>
          <w:ins w:id="1055" w:author="Kiro (editorial revision)" w:date="2026-08-14T00:00:00Z"/>
        </w:rPr>
      </w:pPr>
      <w:ins w:id="1054" w:author="Kiro (editorial revision)" w:date="2026-08-14T00:00:00Z">
        <w:r>
          <w:rPr>
            <w:rFonts w:ascii="Times New Roman" w:hAnsi="Times New Roman"/>
          </w:rPr>
          <w:t xml:space="preserve">The measurement literature makes the accounting problem concrete. Corona et al. (2019) find circularity metrics dominated by physical indicators poorly connected to economic value and largely silent on social outcomes; Kristensen and Mosgaard (2020) concur for firm-level indicators; product-level indicators are inconsistently specified and rarely tested (Jerome et al. 2022); and reviews of what circularity indicators actually measure find weak correspondence with the Sustainable Development Goals they are invoked to serve (de Oliveira and Oliveira 2023). Indicator selection in agri-industrial settings remains contested (Poponi et al. 2022), and corporate-supply-chain circularity indicators require substantial technical qualification before they support decisions (Halter et al. 2025). Kirchherr et al. (2018) show the binding barriers in the European Union to be cultural, market and regulatory rather than technological, with weak information and unclear responsibility prominent among them, a finding replicated for small and medium-sized manufacturers (Dey et al. 2022; Mishra, Singh, and Govindan 2022) and for agro-industrial production in emerging economies (Abdul-Hamid et al. 2022). Circularity in production is constrained less by what is technically possible than by what is calculated and who is answerable for it.</w:t>
        </w:r>
      </w:ins>
    </w:p>
    <w:p>
      <w:pPr>
        <w:pStyle w:val="Heading2"/>
        <w:spacing w:after="120"/>
        <w:rPr>
          <w:ins w:id="1057" w:author="Kiro (editorial revision)" w:date="2026-08-14T00:00:00Z"/>
        </w:rPr>
      </w:pPr>
      <w:ins w:id="1056" w:author="Kiro (editorial revision)" w:date="2026-08-14T00:00:00Z">
        <w:r>
          <w:rPr>
            <w:rFonts w:ascii="Times New Roman" w:hAnsi="Times New Roman"/>
          </w:rPr>
          <w:t xml:space="preserve">2.2 Accounting for circular and carbon flows in production networks</w:t>
        </w:r>
      </w:ins>
    </w:p>
    <w:p>
      <w:pPr>
        <w:spacing w:after="120"/>
      </w:pPr>
      <w:r>
        <w:rPr>
          <w:rFonts w:ascii="Times New Roman" w:hAnsi="Times New Roman"/>
        </w:rPr>
        <w:t xml:space="preserve">Accounting's engagement with sustainability was framed by Burritt and Schaltegger (2010), who distinguished managerial from reporting-driven trajectories, and by Bebbington and Larrinaga (2014), who argued that sustainable development requires accounting to engage with systemic, boundary-crossing rather than entity-bounded </w:t>
      </w:r>
      <w:del w:id="1058" w:author="Kiro (editorial revision)" w:date="2026-08-14T00:00:00Z">
        <w:r>
          <w:rPr>
            <w:rFonts w:ascii="Times New Roman" w:hAnsi="Times New Roman"/>
          </w:rPr>
          <w:delText xml:space="preserve">phenomena, which </w:delText>
        </w:r>
      </w:del>
      <w:ins w:id="1059" w:author="Kiro (editorial revision)" w:date="2026-08-14T00:00:00Z">
        <w:r>
          <w:rPr>
            <w:rFonts w:ascii="Times New Roman" w:hAnsi="Times New Roman"/>
          </w:rPr>
          <w:t xml:space="preserve">phenomena. That argument </w:t>
        </w:r>
      </w:ins>
      <w:r>
        <w:rPr>
          <w:rFonts w:ascii="Times New Roman" w:hAnsi="Times New Roman"/>
        </w:rPr>
        <w:t xml:space="preserve">licenses treating a </w:t>
      </w:r>
      <w:del w:id="1060" w:author="Kiro (editorial revision)" w:date="2026-08-14T00:00:00Z">
        <w:r>
          <w:rPr>
            <w:rFonts w:ascii="Times New Roman" w:hAnsi="Times New Roman"/>
          </w:rPr>
          <w:delText xml:space="preserve">value chain, </w:delText>
        </w:r>
      </w:del>
      <w:ins w:id="1061" w:author="Kiro (editorial revision)" w:date="2026-08-14T00:00:00Z">
        <w:r>
          <w:rPr>
            <w:rFonts w:ascii="Times New Roman" w:hAnsi="Times New Roman"/>
          </w:rPr>
          <w:t xml:space="preserve">production network, </w:t>
        </w:r>
      </w:ins>
      <w:r>
        <w:rPr>
          <w:rFonts w:ascii="Times New Roman" w:hAnsi="Times New Roman"/>
        </w:rPr>
        <w:t xml:space="preserve">not a firm, as the accounting </w:t>
      </w:r>
      <w:del w:id="1062" w:author="Kiro (editorial revision)" w:date="2026-08-14T00:00:00Z">
        <w:r>
          <w:rPr>
            <w:rFonts w:ascii="Times New Roman" w:hAnsi="Times New Roman"/>
          </w:rPr>
          <w:delText xml:space="preserve">domain.</w:delText>
        </w:r>
      </w:del>
      <w:ins w:id="1063" w:author="Kiro (editorial revision)" w:date="2026-08-14T00:00:00Z">
        <w:r>
          <w:rPr>
            <w:rFonts w:ascii="Times New Roman" w:hAnsi="Times New Roman"/>
          </w:rPr>
          <w:t xml:space="preserve">domain, and it is the premise of the present study.</w:t>
        </w:r>
      </w:ins>
    </w:p>
    <w:p>
      <w:pPr>
        <w:spacing w:after="120"/>
        <w:rPr>
          <w:ins w:id="1065" w:author="Kiro (editorial revision)" w:date="2026-08-14T00:00:00Z"/>
        </w:rPr>
      </w:pPr>
      <w:ins w:id="1064" w:author="Kiro (editorial revision)" w:date="2026-08-14T00:00:00Z">
        <w:r>
          <w:rPr>
            <w:rFonts w:ascii="Times New Roman" w:hAnsi="Times New Roman"/>
          </w:rPr>
          <w:t xml:space="preserve">Environmental management accounting supplies the closest instrumentation. Ferreira, Moulang, and Hendro (2010) developed a survey measure of its use and linked it to innovation; Gunarathne and Lee (2015) traced its role in organisational change; and Gunarathne, Lee, and Hitigala Kaluarachchilage (2021) modelled institutional pressures, strategy and performance. Material flow cost accounting is the technique most obviously aligned with circular production: Christ and Burritt (2015, 2017) reviewed it and applied it to food waste, Tran et al. (2025) documented how organisational and institutional conditions shape its use, and recent applications couple it explicitly to carbon analysis in materials recovery (Wang, Tang, and Shen 2023). Henri and Journeault (2010) established that eco-controls improve environmental and, conditionally, economic performance — an early demonstration of precisely the contingent relationship this paper generalises. On the carbon side, methods now exist to allocate multi-level organisational emissions data to individual manufactured products (Xiang et al. 2024) and to model product carbon footprints at process level (He, Qian, and Li 2023), and blockchain-anchored architectures have been proposed to make footprint accounting traceable and auditable across an industry (Patro et al. 2025).</w:t>
        </w:r>
      </w:ins>
    </w:p>
    <w:p>
      <w:pPr>
        <w:spacing w:after="120"/>
      </w:pPr>
      <w:r>
        <w:rPr>
          <w:rFonts w:ascii="Times New Roman" w:hAnsi="Times New Roman"/>
        </w:rPr>
        <w:t xml:space="preserve">Circular-economy-specific accounting work is recent and largely qualitative. Scarpellini et al. (2020) showed </w:t>
      </w:r>
      <w:ins w:id="1066" w:author="Kiro (editorial revision)" w:date="2026-08-14T00:00:00Z">
        <w:r>
          <w:rPr>
            <w:rFonts w:ascii="Times New Roman" w:hAnsi="Times New Roman"/>
          </w:rPr>
          <w:t xml:space="preserve">that </w:t>
        </w:r>
      </w:ins>
      <w:r>
        <w:rPr>
          <w:rFonts w:ascii="Times New Roman" w:hAnsi="Times New Roman"/>
        </w:rPr>
        <w:t xml:space="preserve">environmental accounting practices function as dynamic capabilities shaping firms' circular scope; </w:t>
      </w:r>
      <w:del w:id="1067" w:author="Kiro (editorial revision)" w:date="2026-08-14T00:00:00Z">
        <w:r>
          <w:rPr>
            <w:rFonts w:ascii="Times New Roman" w:hAnsi="Times New Roman"/>
          </w:rPr>
          <w:delText xml:space="preserve">Aranda-Usón et al. </w:delText>
        </w:r>
      </w:del>
      <w:ins w:id="1068" w:author="Kiro (editorial revision)" w:date="2026-08-14T00:00:00Z">
        <w:r>
          <w:rPr>
            <w:rFonts w:ascii="Times New Roman" w:hAnsi="Times New Roman"/>
          </w:rPr>
          <w:t xml:space="preserve">Aranda-Usón, Scarpellini, and Moneva </w:t>
        </w:r>
      </w:ins>
      <w:r>
        <w:rPr>
          <w:rFonts w:ascii="Times New Roman" w:hAnsi="Times New Roman"/>
        </w:rPr>
        <w:t xml:space="preserve">(2024) developed the concept of circular accounting for material flows; </w:t>
      </w:r>
      <w:del w:id="1069" w:author="Kiro (editorial revision)" w:date="2026-08-14T00:00:00Z">
        <w:r>
          <w:rPr>
            <w:rFonts w:ascii="Times New Roman" w:hAnsi="Times New Roman"/>
          </w:rPr>
          <w:delText xml:space="preserve">Scarpellini et al. </w:delText>
        </w:r>
      </w:del>
      <w:ins w:id="1070" w:author="Kiro (editorial revision)" w:date="2026-08-14T00:00:00Z">
        <w:r>
          <w:rPr>
            <w:rFonts w:ascii="Times New Roman" w:hAnsi="Times New Roman"/>
          </w:rPr>
          <w:t xml:space="preserve">Scarpellini, Kuba-Khoury, and Aranda-Usón </w:t>
        </w:r>
      </w:ins>
      <w:r>
        <w:rPr>
          <w:rFonts w:ascii="Times New Roman" w:hAnsi="Times New Roman"/>
        </w:rPr>
        <w:t xml:space="preserve">(2026) extended it to a stakeholder frame; </w:t>
      </w:r>
      <w:del w:id="1071" w:author="Kiro (editorial revision)" w:date="2026-08-14T00:00:00Z">
        <w:r>
          <w:rPr>
            <w:rFonts w:ascii="Times New Roman" w:hAnsi="Times New Roman"/>
          </w:rPr>
          <w:delText xml:space="preserve">Aureli et al. </w:delText>
        </w:r>
      </w:del>
      <w:ins w:id="1072" w:author="Kiro (editorial revision)" w:date="2026-08-14T00:00:00Z">
        <w:r>
          <w:rPr>
            <w:rFonts w:ascii="Times New Roman" w:hAnsi="Times New Roman"/>
          </w:rPr>
          <w:t xml:space="preserve">and Aureli, Foschi, and Paletta </w:t>
        </w:r>
      </w:ins>
      <w:r>
        <w:rPr>
          <w:rFonts w:ascii="Times New Roman" w:hAnsi="Times New Roman"/>
        </w:rPr>
        <w:t xml:space="preserve">(2025) concluded that existing management accounting systems cannot support circular decisions. On the reporting side, Opferkuch et al. (2021, 2022) document fragmented circular disclosure, Massari and Giannoccaro (2023) analyse standards-based disclosure, Radu and Lux (2025) examine the public sector, and Johnstone (2024) analyses digital data enabling circular </w:t>
      </w:r>
      <w:del w:id="1073" w:author="Kiro (editorial revision)" w:date="2026-08-14T00:00:00Z">
        <w:r>
          <w:rPr>
            <w:rFonts w:ascii="Times New Roman" w:hAnsi="Times New Roman"/>
          </w:rPr>
          <w:delText xml:space="preserve">control.</w:delText>
        </w:r>
      </w:del>
      <w:ins w:id="1074" w:author="Kiro (editorial revision)" w:date="2026-08-14T00:00:00Z">
        <w:r>
          <w:rPr>
            <w:rFonts w:ascii="Times New Roman" w:hAnsi="Times New Roman"/>
          </w:rPr>
          <w:t xml:space="preserve">control in an international manufacturing firm.</w:t>
        </w:r>
      </w:ins>
    </w:p>
    <w:p>
      <w:pPr>
        <w:spacing w:after="120"/>
      </w:pPr>
      <w:r>
        <w:rPr>
          <w:rFonts w:ascii="Times New Roman" w:hAnsi="Times New Roman"/>
        </w:rPr>
        <w:t xml:space="preserve">Two features define the opportunity. The literature is overwhelmingly case-based or content-analytic rather than explanatory of </w:t>
      </w:r>
      <w:del w:id="1075" w:author="Kiro (editorial revision)" w:date="2026-08-14T00:00:00Z">
        <w:r>
          <w:rPr>
            <w:rFonts w:ascii="Times New Roman" w:hAnsi="Times New Roman"/>
          </w:rPr>
          <w:delText xml:space="preserve">outcomes, </w:delText>
        </w:r>
      </w:del>
      <w:ins w:id="1076" w:author="Kiro (editorial revision)" w:date="2026-08-14T00:00:00Z">
        <w:r>
          <w:rPr>
            <w:rFonts w:ascii="Times New Roman" w:hAnsi="Times New Roman"/>
          </w:rPr>
          <w:t xml:space="preserve">production outcomes; </w:t>
        </w:r>
      </w:ins>
      <w:r>
        <w:rPr>
          <w:rFonts w:ascii="Times New Roman" w:hAnsi="Times New Roman"/>
        </w:rPr>
        <w:t xml:space="preserve">and where survey instruments exist they measure firm-internal environmental accounting, not accounting across an inter-organisational loop. Circular accounting is therefore a concept awaiting operationalisation and test. The concept is not claimed as </w:t>
      </w:r>
      <w:del w:id="1077" w:author="Kiro (editorial revision)" w:date="2026-08-14T00:00:00Z">
        <w:r>
          <w:rPr>
            <w:rFonts w:ascii="Times New Roman" w:hAnsi="Times New Roman"/>
          </w:rPr>
          <w:delText xml:space="preserve">novel, since </w:delText>
        </w:r>
      </w:del>
      <w:ins w:id="1078" w:author="Kiro (editorial revision)" w:date="2026-08-14T00:00:00Z">
        <w:r>
          <w:rPr>
            <w:rFonts w:ascii="Times New Roman" w:hAnsi="Times New Roman"/>
          </w:rPr>
          <w:t xml:space="preserve">novel — </w:t>
        </w:r>
      </w:ins>
      <w:r>
        <w:rPr>
          <w:rFonts w:ascii="Times New Roman" w:hAnsi="Times New Roman"/>
        </w:rPr>
        <w:t xml:space="preserve">it is </w:t>
      </w:r>
      <w:del w:id="1079" w:author="Kiro (editorial revision)" w:date="2026-08-14T00:00:00Z">
        <w:r>
          <w:rPr>
            <w:rFonts w:ascii="Times New Roman" w:hAnsi="Times New Roman"/>
          </w:rPr>
          <w:delText xml:space="preserve">Aranda-Usón et al.'s (2024), </w:delText>
        </w:r>
      </w:del>
      <w:ins w:id="1080" w:author="Kiro (editorial revision)" w:date="2026-08-14T00:00:00Z">
        <w:r>
          <w:rPr>
            <w:rFonts w:ascii="Times New Roman" w:hAnsi="Times New Roman"/>
          </w:rPr>
          <w:t xml:space="preserve">that of Aranda-Usón, Scarpellini, and Moneva (2024) — </w:t>
        </w:r>
      </w:ins>
      <w:r>
        <w:rPr>
          <w:rFonts w:ascii="Times New Roman" w:hAnsi="Times New Roman"/>
        </w:rPr>
        <w:t xml:space="preserve">but it is operationalised here, moved across the organisational boundary, and placed in an estimable model.</w:t>
      </w:r>
    </w:p>
    <w:p>
      <w:pPr>
        <w:pStyle w:val="Heading2"/>
        <w:spacing w:after="120"/>
        <w:rPr>
          <w:ins w:id="1082" w:author="Kiro (editorial revision)" w:date="2026-08-14T00:00:00Z"/>
        </w:rPr>
      </w:pPr>
      <w:ins w:id="1081" w:author="Kiro (editorial revision)" w:date="2026-08-14T00:00:00Z">
        <w:r>
          <w:rPr>
            <w:rFonts w:ascii="Times New Roman" w:hAnsi="Times New Roman"/>
          </w:rPr>
          <w:t xml:space="preserve">2.3 Smart production, digital traceability and the data-to-decision gap</w:t>
        </w:r>
      </w:ins>
    </w:p>
    <w:p>
      <w:pPr>
        <w:spacing w:after="120"/>
        <w:rPr>
          <w:ins w:id="1084" w:author="Kiro (editorial revision)" w:date="2026-08-14T00:00:00Z"/>
        </w:rPr>
      </w:pPr>
      <w:ins w:id="1083" w:author="Kiro (editorial revision)" w:date="2026-08-14T00:00:00Z">
        <w:r>
          <w:rPr>
            <w:rFonts w:ascii="Times New Roman" w:hAnsi="Times New Roman"/>
          </w:rPr>
          <w:t xml:space="preserve">Smart production is the technological substrate on which circular measurement in manufacturing is now expected to rest, and the literature on the coupling is large and increasingly cautious. Systematic reviews establish that the circularity–digitalisation link is more often asserted than demonstrated (Chauhan, Parida, and Dhir 2022), and that the mechanisms by which smart technologies deliver circular performance remain under-specified (Truant et al. 2024). Capability-based accounts have made the most progress: integrating circular economy and Industry 4.0 for sustainable supply chain management has been theorised through the dynamic capability view (Lu, Zhao, and Liu 2022), digital-enabled dynamic capabilities for circularity have been shown to operate differently by firm size (Urueña et al. 2026), and data-driven circular manufacturing has been given a maturity structure that treats data infrastructure as necessary but insufficient (Acerbi, Sassanelli, and Taisch 2024). Related work links Industry 4.0 integration into green supply chains to green innovation and circular outcomes (Shahzad, Ben Zaied, and Zhang 2026), examines digital innovation among international industrial manufacturers pursuing circularity (Oghazi, Mostaghel, and Hultman 2024), and documents unintended consequences of digital transformation for circularity in small and medium-sized manufacturers (Chung, Tan, and Yoshie 2025). Digital transformation's carbon effect appears to run through dynamic capability rather than directly (Yang et al. 2023), and data-driven transformation for carbon neutrality has been shown to depend on cross-sector coordination arrangements (Belhadi et al. 2024). Artificial intelligence is being examined as an accelerator of supply chain carbon reduction (Yin et al. 2026b; Zheng et al. 2025; Wu 2026), with capability frameworks emerging for generative systems in operations (Jackson et al. 2024).</w:t>
        </w:r>
      </w:ins>
    </w:p>
    <w:p>
      <w:pPr>
        <w:spacing w:after="120"/>
        <w:rPr>
          <w:ins w:id="1086" w:author="Kiro (editorial revision)" w:date="2026-08-14T00:00:00Z"/>
        </w:rPr>
      </w:pPr>
      <w:ins w:id="1085" w:author="Kiro (editorial revision)" w:date="2026-08-14T00:00:00Z">
        <w:r>
          <w:rPr>
            <w:rFonts w:ascii="Times New Roman" w:hAnsi="Times New Roman"/>
          </w:rPr>
          <w:t xml:space="preserve">Policy instruments have advanced faster than the evidence. The digital product passport is the clearest case: envisioned as the informational backbone of circular supply chains in the built environment (Gosling et al. 2026) and analysed as an ecosystem-orchestration problem in practice (Agyemang et al. 2026). The orchestration framing is the important one. A passport is a data structure. Whether the data it carries becomes a costed loss, a valued recovery opportunity and an allocated responsibility depends on calculative and governance arrangements that the instrument does not itself supply. This paper's contribution to that debate is to name the two missing conversions and to model them.</w:t>
        </w:r>
      </w:ins>
    </w:p>
    <w:p>
      <w:pPr>
        <w:pStyle w:val="Heading2"/>
        <w:spacing w:after="120"/>
      </w:pPr>
      <w:del w:id="1087" w:author="Kiro (editorial revision)" w:date="2026-08-14T00:00:00Z">
        <w:r>
          <w:rPr>
            <w:rFonts w:ascii="Times New Roman" w:hAnsi="Times New Roman"/>
          </w:rPr>
          <w:delText xml:space="preserve">2.3 </w:delText>
        </w:r>
      </w:del>
      <w:ins w:id="1088" w:author="Kiro (editorial revision)" w:date="2026-08-14T00:00:00Z">
        <w:r>
          <w:rPr>
            <w:rFonts w:ascii="Times New Roman" w:hAnsi="Times New Roman"/>
          </w:rPr>
          <w:t xml:space="preserve">2.4 </w:t>
        </w:r>
      </w:ins>
      <w:r>
        <w:rPr>
          <w:rFonts w:ascii="Times New Roman" w:hAnsi="Times New Roman"/>
        </w:rPr>
        <w:t xml:space="preserve">Transparency, visibility and traceability</w:t>
      </w:r>
    </w:p>
    <w:p>
      <w:pPr>
        <w:spacing w:after="120"/>
        <w:rPr>
          <w:ins w:id="1090" w:author="Kiro (editorial revision)" w:date="2026-08-14T00:00:00Z"/>
        </w:rPr>
      </w:pPr>
      <w:ins w:id="1089" w:author="Kiro (editorial revision)" w:date="2026-08-14T00:00:00Z">
        <w:r>
          <w:rPr>
            <w:rFonts w:ascii="Times New Roman" w:hAnsi="Times New Roman"/>
          </w:rPr>
          <w:t xml:space="preserve">Operations research supplies the instrumentation that accounting lacks. Barratt and Oke (2007) theorised visibility from a resource-based perspective, its value depending on how it is generated; Williams et al. (2013) supplied a validated measure and found its effect on responsiveness moderated by internal integration, which is the clearest precedent for a conditional visibility effect; Li et al. (2005) validated instruments for information sharing and quality. Theoretical consolidation of supply chain transparency has followed (Morgan, Gabler, and Manhart 2023), alongside intervention-based evidence that transparency for sustainability must be built rather than disclosed (Adhi Santharm and Ramanathan 2022), multi-tier case evidence on the practical limits of traceability (Schaëfer, Kähkönen, and Luzzini 2025), hierarchical assessment of transparency practices in semiconductor production (Bui 2024), and analyses of when full transparency is preferable to restricted visibility in blockchain-enabled data sharing (He et al. 2025). Carbon-specific transparency has been examined directly, with evidence that disclosing carbon information to consumers can harm as well as help (Zhu, Duan, and Sarkis 2023), and decarbonisation's financial returns have been shown to depend jointly on supply chain transparency and resilience (Wang et al. 2026a). In fragmented agri-industrial settings, information sharing is constrained by exactly the intermediary structures this paper studies (Obonyo, Formentini, and Ndiritu 2025; Zhou, Lu, and Xu 2023), and traceability has been reframed under a circular lens (Kersten et al. 2024) and indexed for governance purposes (Makarenko, Steiner, and Yuhai 2024).</w:t>
        </w:r>
      </w:ins>
    </w:p>
    <w:p>
      <w:pPr>
        <w:spacing w:after="120"/>
        <w:rPr>
          <w:ins w:id="1092" w:author="Kiro (editorial revision)" w:date="2026-08-14T00:00:00Z"/>
        </w:rPr>
      </w:pPr>
      <w:ins w:id="1091" w:author="Kiro (editorial revision)" w:date="2026-08-14T00:00:00Z">
        <w:r>
          <w:rPr>
            <w:rFonts w:ascii="Times New Roman" w:hAnsi="Times New Roman"/>
          </w:rPr>
          <w:t xml:space="preserve">On transparency's limits, Sodhi and Tang (2019) observe that disclosure without verification or consequence changes nothing, and Gualandris et al. (2015) show that verification works by aligning accountability. The paradoxical findings are now numerous enough to be systematic: transparency simultaneously enables and undermines (Wang, Prajogo, and Gligor 2026b). This literature treats transparency as an output of information systems and an input to trust or responsiveness. It is never connected upstream to the accounting capability that makes the information exist, nor conditioned downstream on governance quality within one estimated model, and its measures concern commercial rather than circular and carbon information.</w:t>
        </w:r>
      </w:ins>
    </w:p>
    <w:p>
      <w:pPr>
        <w:pStyle w:val="Heading2"/>
        <w:spacing w:after="120"/>
      </w:pPr>
      <w:del w:id="1093" w:author="Kiro (editorial revision)" w:date="2026-08-14T00:00:00Z">
        <w:r>
          <w:rPr>
            <w:rFonts w:ascii="Times New Roman" w:hAnsi="Times New Roman"/>
          </w:rPr>
          <w:delText xml:space="preserve">2.4 </w:delText>
        </w:r>
      </w:del>
      <w:ins w:id="1094" w:author="Kiro (editorial revision)" w:date="2026-08-14T00:00:00Z">
        <w:r>
          <w:rPr>
            <w:rFonts w:ascii="Times New Roman" w:hAnsi="Times New Roman"/>
          </w:rPr>
          <w:t xml:space="preserve">2.5 </w:t>
        </w:r>
      </w:ins>
      <w:r>
        <w:rPr>
          <w:rFonts w:ascii="Times New Roman" w:hAnsi="Times New Roman"/>
        </w:rPr>
        <w:t xml:space="preserve">Governance of </w:t>
      </w:r>
      <w:del w:id="1095" w:author="Kiro (editorial revision)" w:date="2026-08-14T00:00:00Z">
        <w:r>
          <w:rPr>
            <w:rFonts w:ascii="Times New Roman" w:hAnsi="Times New Roman"/>
          </w:rPr>
          <w:delText xml:space="preserve">value chains </w:delText>
        </w:r>
      </w:del>
      <w:ins w:id="1096" w:author="Kiro (editorial revision)" w:date="2026-08-14T00:00:00Z">
        <w:r>
          <w:rPr>
            <w:rFonts w:ascii="Times New Roman" w:hAnsi="Times New Roman"/>
          </w:rPr>
          <w:t xml:space="preserve">production networks </w:t>
        </w:r>
      </w:ins>
      <w:r>
        <w:rPr>
          <w:rFonts w:ascii="Times New Roman" w:hAnsi="Times New Roman"/>
        </w:rPr>
        <w:t xml:space="preserve">and of circularity</w:t>
      </w:r>
    </w:p>
    <w:p>
      <w:pPr>
        <w:spacing w:after="120"/>
      </w:pPr>
      <w:del w:id="1097" w:author="Kiro (editorial revision)" w:date="2026-08-14T00:00:00Z">
        <w:r>
          <w:rPr>
            <w:rFonts w:ascii="Times New Roman" w:hAnsi="Times New Roman"/>
          </w:rPr>
          <w:delText xml:space="preserve">Gereffi et al. </w:delText>
        </w:r>
      </w:del>
      <w:ins w:id="1098" w:author="Kiro (editorial revision)" w:date="2026-08-14T00:00:00Z">
        <w:r>
          <w:rPr>
            <w:rFonts w:ascii="Times New Roman" w:hAnsi="Times New Roman"/>
          </w:rPr>
          <w:t xml:space="preserve">Gereffi, Humphrey, and Sturgeon </w:t>
        </w:r>
      </w:ins>
      <w:r>
        <w:rPr>
          <w:rFonts w:ascii="Times New Roman" w:hAnsi="Times New Roman"/>
        </w:rPr>
        <w:t xml:space="preserve">(2005) derive value-chain governance form from transaction complexity, </w:t>
      </w:r>
      <w:ins w:id="1099" w:author="Kiro (editorial revision)" w:date="2026-08-14T00:00:00Z">
        <w:r>
          <w:rPr>
            <w:rFonts w:ascii="Times New Roman" w:hAnsi="Times New Roman"/>
          </w:rPr>
          <w:t xml:space="preserve">the </w:t>
        </w:r>
      </w:ins>
      <w:r>
        <w:rPr>
          <w:rFonts w:ascii="Times New Roman" w:hAnsi="Times New Roman"/>
        </w:rPr>
        <w:t xml:space="preserve">codifiability of information, and supplier capability. Two implications </w:t>
      </w:r>
      <w:del w:id="1100" w:author="Kiro (editorial revision)" w:date="2026-08-14T00:00:00Z">
        <w:r>
          <w:rPr>
            <w:rFonts w:ascii="Times New Roman" w:hAnsi="Times New Roman"/>
          </w:rPr>
          <w:delText xml:space="preserve">matter. </w:delText>
        </w:r>
      </w:del>
      <w:ins w:id="1101" w:author="Kiro (editorial revision)" w:date="2026-08-14T00:00:00Z">
        <w:r>
          <w:rPr>
            <w:rFonts w:ascii="Times New Roman" w:hAnsi="Times New Roman"/>
          </w:rPr>
          <w:t xml:space="preserve">matter here. </w:t>
        </w:r>
      </w:ins>
      <w:r>
        <w:rPr>
          <w:rFonts w:ascii="Times New Roman" w:hAnsi="Times New Roman"/>
        </w:rPr>
        <w:t xml:space="preserve">Codifiability is constitutive of governance form and accounting is the technology that raises it, </w:t>
      </w:r>
      <w:del w:id="1102" w:author="Kiro (editorial revision)" w:date="2026-08-14T00:00:00Z">
        <w:r>
          <w:rPr>
            <w:rFonts w:ascii="Times New Roman" w:hAnsi="Times New Roman"/>
          </w:rPr>
          <w:delText xml:space="preserve">making </w:delText>
        </w:r>
      </w:del>
      <w:ins w:id="1103" w:author="Kiro (editorial revision)" w:date="2026-08-14T00:00:00Z">
        <w:r>
          <w:rPr>
            <w:rFonts w:ascii="Times New Roman" w:hAnsi="Times New Roman"/>
          </w:rPr>
          <w:t xml:space="preserve">which makes </w:t>
        </w:r>
      </w:ins>
      <w:r>
        <w:rPr>
          <w:rFonts w:ascii="Times New Roman" w:hAnsi="Times New Roman"/>
        </w:rPr>
        <w:t xml:space="preserve">the accounting–governance link implicit in the </w:t>
      </w:r>
      <w:del w:id="1104" w:author="Kiro (editorial revision)" w:date="2026-08-14T00:00:00Z">
        <w:r>
          <w:rPr>
            <w:rFonts w:ascii="Times New Roman" w:hAnsi="Times New Roman"/>
          </w:rPr>
          <w:delText xml:space="preserve">theory; </w:delText>
        </w:r>
      </w:del>
      <w:ins w:id="1105" w:author="Kiro (editorial revision)" w:date="2026-08-14T00:00:00Z">
        <w:r>
          <w:rPr>
            <w:rFonts w:ascii="Times New Roman" w:hAnsi="Times New Roman"/>
          </w:rPr>
          <w:t xml:space="preserve">theory. </w:t>
        </w:r>
      </w:ins>
      <w:r>
        <w:rPr>
          <w:rFonts w:ascii="Times New Roman" w:hAnsi="Times New Roman"/>
        </w:rPr>
        <w:t xml:space="preserve">And the "captive" </w:t>
      </w:r>
      <w:del w:id="1106" w:author="Kiro (editorial revision)" w:date="2026-08-14T00:00:00Z">
        <w:r>
          <w:rPr>
            <w:rFonts w:ascii="Times New Roman" w:hAnsi="Times New Roman"/>
          </w:rPr>
          <w:delText xml:space="preserve">configuration, </w:delText>
        </w:r>
      </w:del>
      <w:ins w:id="1107" w:author="Kiro (editorial revision)" w:date="2026-08-14T00:00:00Z">
        <w:r>
          <w:rPr>
            <w:rFonts w:ascii="Times New Roman" w:hAnsi="Times New Roman"/>
          </w:rPr>
          <w:t xml:space="preserve">configuration — </w:t>
        </w:r>
      </w:ins>
      <w:r>
        <w:rPr>
          <w:rFonts w:ascii="Times New Roman" w:hAnsi="Times New Roman"/>
        </w:rPr>
        <w:t xml:space="preserve">dispersed suppliers depending on concentrated intermediaries under low </w:t>
      </w:r>
      <w:del w:id="1108" w:author="Kiro (editorial revision)" w:date="2026-08-14T00:00:00Z">
        <w:r>
          <w:rPr>
            <w:rFonts w:ascii="Times New Roman" w:hAnsi="Times New Roman"/>
          </w:rPr>
          <w:delText xml:space="preserve">codifiability, </w:delText>
        </w:r>
      </w:del>
      <w:ins w:id="1109" w:author="Kiro (editorial revision)" w:date="2026-08-14T00:00:00Z">
        <w:r>
          <w:rPr>
            <w:rFonts w:ascii="Times New Roman" w:hAnsi="Times New Roman"/>
          </w:rPr>
          <w:t xml:space="preserve">codifiability — </w:t>
        </w:r>
      </w:ins>
      <w:r>
        <w:rPr>
          <w:rFonts w:ascii="Times New Roman" w:hAnsi="Times New Roman"/>
        </w:rPr>
        <w:t xml:space="preserve">describes fragmented </w:t>
      </w:r>
      <w:del w:id="1110" w:author="Kiro (editorial revision)" w:date="2026-08-14T00:00:00Z">
        <w:r>
          <w:rPr>
            <w:rFonts w:ascii="Times New Roman" w:hAnsi="Times New Roman"/>
          </w:rPr>
          <w:delText xml:space="preserve">chains </w:delText>
        </w:r>
      </w:del>
      <w:ins w:id="1111" w:author="Kiro (editorial revision)" w:date="2026-08-14T00:00:00Z">
        <w:r>
          <w:rPr>
            <w:rFonts w:ascii="Times New Roman" w:hAnsi="Times New Roman"/>
          </w:rPr>
          <w:t xml:space="preserve">manufacturing networks </w:t>
        </w:r>
      </w:ins>
      <w:r>
        <w:rPr>
          <w:rFonts w:ascii="Times New Roman" w:hAnsi="Times New Roman"/>
        </w:rPr>
        <w:t xml:space="preserve">precisely.</w:t>
      </w:r>
    </w:p>
    <w:p>
      <w:pPr>
        <w:spacing w:after="120"/>
        <w:rPr>
          <w:ins w:id="1113" w:author="Kiro (editorial revision)" w:date="2026-08-14T00:00:00Z"/>
        </w:rPr>
      </w:pPr>
      <w:ins w:id="1112" w:author="Kiro (editorial revision)" w:date="2026-08-14T00:00:00Z">
        <w:r>
          <w:rPr>
            <w:rFonts w:ascii="Times New Roman" w:hAnsi="Times New Roman"/>
          </w:rPr>
          <w:t xml:space="preserve">For circularity, Farooque et al. (2019b) show that closing loops requires coordination between previously unconnected actors, and Farooque, Zhang, and Liu (2019a) find fragmented responsibility a leading barrier in circular food production. De Angelis, Howard, and Miemczyk (2018) and Batista et al. (2018) argue that circular chains demand governance arrangements linear chains do not supply. Tong et al. (2024) analyse extended producer responsibility as a device for reallocating responsibility, and analytical work examines its production consequences under servitisation (Jin et al. 2024). The multi-tier sustainability literature has converged on governance as the operative variable: power sources determine whether sustainability requirements cascade at all (Marttinen and Kähkönen 2022); institutional entrepreneurship shapes standard diffusion in multi-tier production (Grimm, Hofstetter, and Sarkis 2022); relational capital raises sustainability through governance, and the effect is moderated by network complexity (Chowdhury et al. 2022); performance measurement and management is the operative governance mechanism for sustainability among small and medium-sized suppliers (Saunila, Ukko, and Jääskeläinen 2024); accountability failures propagate where responsibility is diffuse (Uddin, Ahmed, and Shahadat 2023); and upstream agency and conflicting institutional logics determine governance outcomes in agricultural production networks (Khan et al. 2026). Multi-tier sustainability outcomes in manufacturing have been estimated directly (Durak Uşar and Soytas 2022; Oyedijo et al. 2023; Kusi-Sarpong et al. 2023). In agricultural production settings, Österberg and Nilsson (2009) provide a validated measure of perceived participation in cooperative governance, and Gurung, Choubey, and Rai (2024) examine producer organisations as governance vehicles.</w:t>
        </w:r>
      </w:ins>
    </w:p>
    <w:p>
      <w:pPr>
        <w:spacing w:after="120"/>
        <w:rPr>
          <w:ins w:id="1115" w:author="Kiro (editorial revision)" w:date="2026-08-14T00:00:00Z"/>
        </w:rPr>
      </w:pPr>
      <w:ins w:id="1114" w:author="Kiro (editorial revision)" w:date="2026-08-14T00:00:00Z">
        <w:r>
          <w:rPr>
            <w:rFonts w:ascii="Times New Roman" w:hAnsi="Times New Roman"/>
          </w:rPr>
          <w:t xml:space="preserve">Governance is thus theorised structurally, as a type of network architecture, or institutionally, as policy, and rarely as a measurable actor-level property positionable in a variance model. Where it is measured in agricultural settings it concerns generic cooperative participation, not responsibility for losses and recovery.</w:t>
        </w:r>
      </w:ins>
    </w:p>
    <w:p>
      <w:pPr>
        <w:pStyle w:val="Heading2"/>
        <w:spacing w:after="120"/>
      </w:pPr>
      <w:del w:id="1116" w:author="Kiro (editorial revision)" w:date="2026-08-14T00:00:00Z">
        <w:r>
          <w:rPr>
            <w:rFonts w:ascii="Times New Roman" w:hAnsi="Times New Roman"/>
          </w:rPr>
          <w:delText xml:space="preserve">2.5 </w:delText>
        </w:r>
      </w:del>
      <w:ins w:id="1117" w:author="Kiro (editorial revision)" w:date="2026-08-14T00:00:00Z">
        <w:r>
          <w:rPr>
            <w:rFonts w:ascii="Times New Roman" w:hAnsi="Times New Roman"/>
          </w:rPr>
          <w:t xml:space="preserve">2.6 </w:t>
        </w:r>
      </w:ins>
      <w:r>
        <w:rPr>
          <w:rFonts w:ascii="Times New Roman" w:hAnsi="Times New Roman"/>
        </w:rPr>
        <w:t xml:space="preserve">Circular </w:t>
      </w:r>
      <w:del w:id="1118" w:author="Kiro (editorial revision)" w:date="2026-08-14T00:00:00Z">
        <w:r>
          <w:rPr>
            <w:rFonts w:ascii="Times New Roman" w:hAnsi="Times New Roman"/>
          </w:rPr>
          <w:delText xml:space="preserve">performance </w:delText>
        </w:r>
      </w:del>
      <w:ins w:id="1119" w:author="Kiro (editorial revision)" w:date="2026-08-14T00:00:00Z">
        <w:r>
          <w:rPr>
            <w:rFonts w:ascii="Times New Roman" w:hAnsi="Times New Roman"/>
          </w:rPr>
          <w:t xml:space="preserve">value creation </w:t>
        </w:r>
      </w:ins>
      <w:r>
        <w:rPr>
          <w:rFonts w:ascii="Times New Roman" w:hAnsi="Times New Roman"/>
        </w:rPr>
        <w:t xml:space="preserve">and the empirical modelling stream</w:t>
      </w:r>
    </w:p>
    <w:p>
      <w:pPr>
        <w:spacing w:after="120"/>
        <w:rPr>
          <w:ins w:id="1121" w:author="Kiro (editorial revision)" w:date="2026-08-14T00:00:00Z"/>
        </w:rPr>
      </w:pPr>
      <w:ins w:id="1120" w:author="Kiro (editorial revision)" w:date="2026-08-14T00:00:00Z">
        <w:r>
          <w:rPr>
            <w:rFonts w:ascii="Times New Roman" w:hAnsi="Times New Roman"/>
          </w:rPr>
          <w:t xml:space="preserve">Flynn, Huo, and Zhao (2010) is the benchmark for supply chain integration and performance; Cao and Zhang (2011) validated collaboration instruments; Zhu, Sarkis, and Lai (2008) confirmed a measurement model for green supply chain practices including investment recovery. Quantitative circular-economy work in production research has grown quickly. Bag et al. (2020), Osei, Asante-Darko, and Quayson (2024) and Forliano et al. (2026) link analytics, stakeholder pressure and institutional context to circular practice and performance; adoption among small and medium-sized manufacturers has been estimated across Europe (Dey et al. 2022) and modelled through extended institutional theory in seafood processing (Do et al. 2022); performance measurement frameworks for circular chain implementation have been compared across cases (Lahane et al. 2023); circular economy and blockchain adoption have been related to financial performance (Sun, Bai, and Sarkis 2025); and digitalisation has been positioned as a moderator between supply chain efficiency and circular performance (Wang et al. 2026c), which is the closest published analogue to the conditional logic advanced here. Capability inventories for circularity have been proposed and validated (Bezerra and Gohr 2026), and knowledge obstacles in circular transition have been documented intra-organisationally (Nujen et al. 2023).</w:t>
        </w:r>
      </w:ins>
    </w:p>
    <w:p>
      <w:pPr>
        <w:spacing w:after="120"/>
        <w:rPr>
          <w:ins w:id="1123" w:author="Kiro (editorial revision)" w:date="2026-08-14T00:00:00Z"/>
        </w:rPr>
      </w:pPr>
      <w:ins w:id="1122" w:author="Kiro (editorial revision)" w:date="2026-08-14T00:00:00Z">
        <w:r>
          <w:rPr>
            <w:rFonts w:ascii="Times New Roman" w:hAnsi="Times New Roman"/>
          </w:rPr>
          <w:t xml:space="preserve">The closest comparator remains Kristoffersen et al. (2021), who model business analytics capability affecting circular economy implementation and firm performance through resource orchestration. Its logic — that an information capability requires an orchestrating mechanism — is the nearest structural analogue and must be credited. The present model differs on four axes: accounting rather than analytics; network rather than firm level; orchestration as contingency rather than mediator; and circular value creation rather than generic performance.</w:t>
        </w:r>
      </w:ins>
    </w:p>
    <w:p>
      <w:pPr>
        <w:pStyle w:val="Heading2"/>
        <w:spacing w:after="120"/>
        <w:rPr>
          <w:ins w:id="1125" w:author="Kiro (editorial revision)" w:date="2026-08-14T00:00:00Z"/>
        </w:rPr>
      </w:pPr>
      <w:ins w:id="1124" w:author="Kiro (editorial revision)" w:date="2026-08-14T00:00:00Z">
        <w:r>
          <w:rPr>
            <w:rFonts w:ascii="Times New Roman" w:hAnsi="Times New Roman"/>
          </w:rPr>
          <w:t xml:space="preserve">2.7 Synthesis: the gap</w:t>
        </w:r>
      </w:ins>
    </w:p>
    <w:p>
      <w:pPr>
        <w:spacing w:after="120"/>
      </w:pPr>
      <w:r>
        <w:rPr>
          <w:rFonts w:ascii="Times New Roman" w:hAnsi="Times New Roman"/>
        </w:rPr>
        <w:t xml:space="preserve">Table </w:t>
      </w:r>
      <w:del w:id="1126" w:author="Kiro (editorial revision)" w:date="2026-08-14T00:00:00Z">
        <w:r>
          <w:rPr>
            <w:rFonts w:ascii="Times New Roman" w:hAnsi="Times New Roman"/>
          </w:rPr>
          <w:delText xml:space="preserve">I </w:delText>
        </w:r>
      </w:del>
      <w:ins w:id="1127" w:author="Kiro (editorial revision)" w:date="2026-08-14T00:00:00Z">
        <w:r>
          <w:rPr>
            <w:rFonts w:ascii="Times New Roman" w:hAnsi="Times New Roman"/>
          </w:rPr>
          <w:t xml:space="preserve">1 </w:t>
        </w:r>
      </w:ins>
      <w:r>
        <w:rPr>
          <w:rFonts w:ascii="Times New Roman" w:hAnsi="Times New Roman"/>
        </w:rPr>
        <w:t xml:space="preserve">maps the </w:t>
      </w:r>
      <w:del w:id="1128" w:author="Kiro (editorial revision)" w:date="2026-08-14T00:00:00Z">
        <w:r>
          <w:rPr>
            <w:rFonts w:ascii="Times New Roman" w:hAnsi="Times New Roman"/>
          </w:rPr>
          <w:delText xml:space="preserve">literature </w:delText>
        </w:r>
      </w:del>
      <w:ins w:id="1129" w:author="Kiro (editorial revision)" w:date="2026-08-14T00:00:00Z">
        <w:r>
          <w:rPr>
            <w:rFonts w:ascii="Times New Roman" w:hAnsi="Times New Roman"/>
          </w:rPr>
          <w:t xml:space="preserve">closest prior work </w:t>
        </w:r>
      </w:ins>
      <w:r>
        <w:rPr>
          <w:rFonts w:ascii="Times New Roman" w:hAnsi="Times New Roman"/>
        </w:rPr>
        <w:t xml:space="preserve">against the four requirements the research problem implies.</w:t>
      </w:r>
    </w:p>
    <w:p>
      <w:pPr>
        <w:spacing w:line="240" w:lineRule="auto" w:before="240"/>
        <w:rPr>
          <w:ins w:id="1131" w:author="Kiro (editorial revision)" w:date="2026-08-14T00:00:00Z"/>
        </w:rPr>
      </w:pPr>
      <w:ins w:id="1130" w:author="Kiro (editorial revision)" w:date="2026-08-14T00:00:00Z">
        <w:r>
          <w:rPr>
            <w:rFonts w:ascii="Times New Roman" w:hAnsi="Times New Roman"/>
            <w:b/>
            <w:sz w:val="20"/>
          </w:rPr>
          <w:t xml:space="preserve">Table 1. Closest prior work against the four requirements of the research problem</w:t>
        </w:r>
      </w:ins>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pPr>
            <w:ins w:id="1132" w:author="Kiro (editorial revision)" w:date="2026-08-14T00:00:00Z">
              <w:r>
                <w:rPr>
                  <w:rFonts w:ascii="Times New Roman" w:hAnsi="Times New Roman"/>
                  <w:b/>
                  <w:sz w:val="18"/>
                </w:rPr>
                <w:t xml:space="preserve">Study or stream</w:t>
              </w:r>
            </w:ins>
          </w:p>
        </w:tc>
        <w:tc>
          <w:tcPr>
            <w:tcW w:type="dxa" w:w="1872"/>
            <w:shd w:val="clear" w:fill="EFEFEF"/>
          </w:tcPr>
          <w:p>
            <w:pPr>
              <w:spacing w:line="240" w:lineRule="auto"/>
            </w:pPr>
            <w:ins w:id="1133" w:author="Kiro (editorial revision)" w:date="2026-08-14T00:00:00Z">
              <w:r>
                <w:rPr>
                  <w:rFonts w:ascii="Times New Roman" w:hAnsi="Times New Roman"/>
                  <w:b/>
                  <w:sz w:val="18"/>
                </w:rPr>
                <w:t xml:space="preserve">Accounting or measurement capability construct</w:t>
              </w:r>
            </w:ins>
          </w:p>
        </w:tc>
        <w:tc>
          <w:tcPr>
            <w:tcW w:type="dxa" w:w="1872"/>
            <w:shd w:val="clear" w:fill="EFEFEF"/>
          </w:tcPr>
          <w:p>
            <w:pPr>
              <w:spacing w:line="240" w:lineRule="auto"/>
            </w:pPr>
            <w:ins w:id="1134" w:author="Kiro (editorial revision)" w:date="2026-08-14T00:00:00Z">
              <w:r>
                <w:rPr>
                  <w:rFonts w:ascii="Times New Roman" w:hAnsi="Times New Roman"/>
                  <w:b/>
                  <w:sz w:val="18"/>
                </w:rPr>
                <w:t xml:space="preserve">Inter-organisational level</w:t>
              </w:r>
            </w:ins>
          </w:p>
        </w:tc>
        <w:tc>
          <w:tcPr>
            <w:tcW w:type="dxa" w:w="1872"/>
            <w:shd w:val="clear" w:fill="EFEFEF"/>
          </w:tcPr>
          <w:p>
            <w:pPr>
              <w:spacing w:line="240" w:lineRule="auto"/>
            </w:pPr>
            <w:ins w:id="1135" w:author="Kiro (editorial revision)" w:date="2026-08-14T00:00:00Z">
              <w:r>
                <w:rPr>
                  <w:rFonts w:ascii="Times New Roman" w:hAnsi="Times New Roman"/>
                  <w:b/>
                  <w:sz w:val="18"/>
                </w:rPr>
                <w:t xml:space="preserve">Circular (loop-closing) value outcome</w:t>
              </w:r>
            </w:ins>
          </w:p>
        </w:tc>
        <w:tc>
          <w:tcPr>
            <w:tcW w:type="dxa" w:w="1872"/>
            <w:shd w:val="clear" w:fill="EFEFEF"/>
          </w:tcPr>
          <w:p>
            <w:pPr>
              <w:spacing w:line="240" w:lineRule="auto"/>
            </w:pPr>
            <w:ins w:id="1136" w:author="Kiro (editorial revision)" w:date="2026-08-14T00:00:00Z">
              <w:r>
                <w:rPr>
                  <w:rFonts w:ascii="Times New Roman" w:hAnsi="Times New Roman"/>
                  <w:b/>
                  <w:sz w:val="18"/>
                </w:rPr>
                <w:t xml:space="preserve">Estimated causal mechanism</w:t>
              </w:r>
            </w:ins>
          </w:p>
        </w:tc>
      </w:tr>
      <w:tr>
        <w:tc>
          <w:tcPr>
            <w:tcW w:type="dxa" w:w="1872"/>
          </w:tcPr>
          <w:p>
            <w:pPr>
              <w:spacing w:line="240" w:lineRule="auto"/>
            </w:pPr>
            <w:ins w:id="1137" w:author="Kiro (editorial revision)" w:date="2026-08-14T00:00:00Z">
              <w:r>
                <w:rPr>
                  <w:rFonts w:ascii="Times New Roman" w:hAnsi="Times New Roman"/>
                  <w:sz w:val="18"/>
                </w:rPr>
                <w:t xml:space="preserve">Scarpellini et al. (2020)</w:t>
              </w:r>
            </w:ins>
          </w:p>
        </w:tc>
        <w:tc>
          <w:tcPr>
            <w:tcW w:type="dxa" w:w="1872"/>
          </w:tcPr>
          <w:p>
            <w:pPr>
              <w:spacing w:line="240" w:lineRule="auto"/>
            </w:pPr>
            <w:ins w:id="1138" w:author="Kiro (editorial revision)" w:date="2026-08-14T00:00:00Z">
              <w:r>
                <w:rPr>
                  <w:rFonts w:ascii="Times New Roman" w:hAnsi="Times New Roman"/>
                  <w:sz w:val="18"/>
                </w:rPr>
                <w:t xml:space="preserve">Yes</w:t>
              </w:r>
            </w:ins>
          </w:p>
        </w:tc>
        <w:tc>
          <w:tcPr>
            <w:tcW w:type="dxa" w:w="1872"/>
          </w:tcPr>
          <w:p>
            <w:pPr>
              <w:spacing w:line="240" w:lineRule="auto"/>
            </w:pPr>
            <w:ins w:id="1139" w:author="Kiro (editorial revision)" w:date="2026-08-14T00:00:00Z">
              <w:r>
                <w:rPr>
                  <w:rFonts w:ascii="Times New Roman" w:hAnsi="Times New Roman"/>
                  <w:sz w:val="18"/>
                </w:rPr>
                <w:t xml:space="preserve">No</w:t>
              </w:r>
            </w:ins>
          </w:p>
        </w:tc>
        <w:tc>
          <w:tcPr>
            <w:tcW w:type="dxa" w:w="1872"/>
          </w:tcPr>
          <w:p>
            <w:pPr>
              <w:spacing w:line="240" w:lineRule="auto"/>
            </w:pPr>
            <w:ins w:id="1140" w:author="Kiro (editorial revision)" w:date="2026-08-14T00:00:00Z">
              <w:r>
                <w:rPr>
                  <w:rFonts w:ascii="Times New Roman" w:hAnsi="Times New Roman"/>
                  <w:sz w:val="18"/>
                </w:rPr>
                <w:t xml:space="preserve">Partial</w:t>
              </w:r>
            </w:ins>
          </w:p>
        </w:tc>
        <w:tc>
          <w:tcPr>
            <w:tcW w:type="dxa" w:w="1872"/>
          </w:tcPr>
          <w:p>
            <w:pPr>
              <w:spacing w:line="240" w:lineRule="auto"/>
            </w:pPr>
            <w:ins w:id="1141" w:author="Kiro (editorial revision)" w:date="2026-08-14T00:00:00Z">
              <w:r>
                <w:rPr>
                  <w:rFonts w:ascii="Times New Roman" w:hAnsi="Times New Roman"/>
                  <w:sz w:val="18"/>
                </w:rPr>
                <w:t xml:space="preserve">Partial</w:t>
              </w:r>
            </w:ins>
          </w:p>
        </w:tc>
      </w:tr>
      <w:tr>
        <w:tc>
          <w:tcPr>
            <w:tcW w:type="dxa" w:w="1872"/>
          </w:tcPr>
          <w:p>
            <w:pPr>
              <w:spacing w:line="240" w:lineRule="auto"/>
            </w:pPr>
            <w:ins w:id="1142" w:author="Kiro (editorial revision)" w:date="2026-08-14T00:00:00Z">
              <w:r>
                <w:rPr>
                  <w:rFonts w:ascii="Times New Roman" w:hAnsi="Times New Roman"/>
                  <w:sz w:val="18"/>
                </w:rPr>
                <w:t xml:space="preserve">Aranda-Usón, Scarpellini, and Moneva (2024)</w:t>
              </w:r>
            </w:ins>
          </w:p>
        </w:tc>
        <w:tc>
          <w:tcPr>
            <w:tcW w:type="dxa" w:w="1872"/>
          </w:tcPr>
          <w:p>
            <w:pPr>
              <w:spacing w:line="240" w:lineRule="auto"/>
            </w:pPr>
            <w:ins w:id="1143" w:author="Kiro (editorial revision)" w:date="2026-08-14T00:00:00Z">
              <w:r>
                <w:rPr>
                  <w:rFonts w:ascii="Times New Roman" w:hAnsi="Times New Roman"/>
                  <w:sz w:val="18"/>
                </w:rPr>
                <w:t xml:space="preserve">Yes (concept only)</w:t>
              </w:r>
            </w:ins>
          </w:p>
        </w:tc>
        <w:tc>
          <w:tcPr>
            <w:tcW w:type="dxa" w:w="1872"/>
          </w:tcPr>
          <w:p>
            <w:pPr>
              <w:spacing w:line="240" w:lineRule="auto"/>
            </w:pPr>
            <w:ins w:id="1144" w:author="Kiro (editorial revision)" w:date="2026-08-14T00:00:00Z">
              <w:r>
                <w:rPr>
                  <w:rFonts w:ascii="Times New Roman" w:hAnsi="Times New Roman"/>
                  <w:sz w:val="18"/>
                </w:rPr>
                <w:t xml:space="preserve">No</w:t>
              </w:r>
            </w:ins>
          </w:p>
        </w:tc>
        <w:tc>
          <w:tcPr>
            <w:tcW w:type="dxa" w:w="1872"/>
          </w:tcPr>
          <w:p>
            <w:pPr>
              <w:spacing w:line="240" w:lineRule="auto"/>
            </w:pPr>
            <w:ins w:id="1145" w:author="Kiro (editorial revision)" w:date="2026-08-14T00:00:00Z">
              <w:r>
                <w:rPr>
                  <w:rFonts w:ascii="Times New Roman" w:hAnsi="Times New Roman"/>
                  <w:sz w:val="18"/>
                </w:rPr>
                <w:t xml:space="preserve">Partial</w:t>
              </w:r>
            </w:ins>
          </w:p>
        </w:tc>
        <w:tc>
          <w:tcPr>
            <w:tcW w:type="dxa" w:w="1872"/>
          </w:tcPr>
          <w:p>
            <w:pPr>
              <w:spacing w:line="240" w:lineRule="auto"/>
            </w:pPr>
            <w:ins w:id="1146" w:author="Kiro (editorial revision)" w:date="2026-08-14T00:00:00Z">
              <w:r>
                <w:rPr>
                  <w:rFonts w:ascii="Times New Roman" w:hAnsi="Times New Roman"/>
                  <w:sz w:val="18"/>
                </w:rPr>
                <w:t xml:space="preserve">No</w:t>
              </w:r>
            </w:ins>
          </w:p>
        </w:tc>
      </w:tr>
      <w:tr>
        <w:tc>
          <w:tcPr>
            <w:tcW w:type="dxa" w:w="1872"/>
          </w:tcPr>
          <w:p>
            <w:pPr>
              <w:spacing w:line="240" w:lineRule="auto"/>
            </w:pPr>
            <w:ins w:id="1147" w:author="Kiro (editorial revision)" w:date="2026-08-14T00:00:00Z">
              <w:r>
                <w:rPr>
                  <w:rFonts w:ascii="Times New Roman" w:hAnsi="Times New Roman"/>
                  <w:sz w:val="18"/>
                </w:rPr>
                <w:t xml:space="preserve">Aureli, Foschi, and Paletta (2025)</w:t>
              </w:r>
            </w:ins>
          </w:p>
        </w:tc>
        <w:tc>
          <w:tcPr>
            <w:tcW w:type="dxa" w:w="1872"/>
          </w:tcPr>
          <w:p>
            <w:pPr>
              <w:spacing w:line="240" w:lineRule="auto"/>
            </w:pPr>
            <w:ins w:id="1148" w:author="Kiro (editorial revision)" w:date="2026-08-14T00:00:00Z">
              <w:r>
                <w:rPr>
                  <w:rFonts w:ascii="Times New Roman" w:hAnsi="Times New Roman"/>
                  <w:sz w:val="18"/>
                </w:rPr>
                <w:t xml:space="preserve">Yes (qualitative)</w:t>
              </w:r>
            </w:ins>
          </w:p>
        </w:tc>
        <w:tc>
          <w:tcPr>
            <w:tcW w:type="dxa" w:w="1872"/>
          </w:tcPr>
          <w:p>
            <w:pPr>
              <w:spacing w:line="240" w:lineRule="auto"/>
            </w:pPr>
            <w:ins w:id="1149" w:author="Kiro (editorial revision)" w:date="2026-08-14T00:00:00Z">
              <w:r>
                <w:rPr>
                  <w:rFonts w:ascii="Times New Roman" w:hAnsi="Times New Roman"/>
                  <w:sz w:val="18"/>
                </w:rPr>
                <w:t xml:space="preserve">No</w:t>
              </w:r>
            </w:ins>
          </w:p>
        </w:tc>
        <w:tc>
          <w:tcPr>
            <w:tcW w:type="dxa" w:w="1872"/>
          </w:tcPr>
          <w:p>
            <w:pPr>
              <w:spacing w:line="240" w:lineRule="auto"/>
            </w:pPr>
            <w:ins w:id="1150" w:author="Kiro (editorial revision)" w:date="2026-08-14T00:00:00Z">
              <w:r>
                <w:rPr>
                  <w:rFonts w:ascii="Times New Roman" w:hAnsi="Times New Roman"/>
                  <w:sz w:val="18"/>
                </w:rPr>
                <w:t xml:space="preserve">Yes</w:t>
              </w:r>
            </w:ins>
          </w:p>
        </w:tc>
        <w:tc>
          <w:tcPr>
            <w:tcW w:type="dxa" w:w="1872"/>
          </w:tcPr>
          <w:p>
            <w:pPr>
              <w:spacing w:line="240" w:lineRule="auto"/>
            </w:pPr>
            <w:ins w:id="1151" w:author="Kiro (editorial revision)" w:date="2026-08-14T00:00:00Z">
              <w:r>
                <w:rPr>
                  <w:rFonts w:ascii="Times New Roman" w:hAnsi="Times New Roman"/>
                  <w:sz w:val="18"/>
                </w:rPr>
                <w:t xml:space="preserve">No</w:t>
              </w:r>
            </w:ins>
          </w:p>
        </w:tc>
      </w:tr>
      <w:tr>
        <w:tc>
          <w:tcPr>
            <w:tcW w:type="dxa" w:w="1872"/>
          </w:tcPr>
          <w:p>
            <w:pPr>
              <w:spacing w:line="240" w:lineRule="auto"/>
            </w:pPr>
            <w:ins w:id="1152" w:author="Kiro (editorial revision)" w:date="2026-08-14T00:00:00Z">
              <w:r>
                <w:rPr>
                  <w:rFonts w:ascii="Times New Roman" w:hAnsi="Times New Roman"/>
                  <w:sz w:val="18"/>
                </w:rPr>
                <w:t xml:space="preserve">Ferreira, Moulang, and Hendro (2010)</w:t>
              </w:r>
            </w:ins>
          </w:p>
        </w:tc>
        <w:tc>
          <w:tcPr>
            <w:tcW w:type="dxa" w:w="1872"/>
          </w:tcPr>
          <w:p>
            <w:pPr>
              <w:spacing w:line="240" w:lineRule="auto"/>
            </w:pPr>
            <w:ins w:id="1153" w:author="Kiro (editorial revision)" w:date="2026-08-14T00:00:00Z">
              <w:r>
                <w:rPr>
                  <w:rFonts w:ascii="Times New Roman" w:hAnsi="Times New Roman"/>
                  <w:sz w:val="18"/>
                </w:rPr>
                <w:t xml:space="preserve">Yes (EMA)</w:t>
              </w:r>
            </w:ins>
          </w:p>
        </w:tc>
        <w:tc>
          <w:tcPr>
            <w:tcW w:type="dxa" w:w="1872"/>
          </w:tcPr>
          <w:p>
            <w:pPr>
              <w:spacing w:line="240" w:lineRule="auto"/>
            </w:pPr>
            <w:ins w:id="1154" w:author="Kiro (editorial revision)" w:date="2026-08-14T00:00:00Z">
              <w:r>
                <w:rPr>
                  <w:rFonts w:ascii="Times New Roman" w:hAnsi="Times New Roman"/>
                  <w:sz w:val="18"/>
                </w:rPr>
                <w:t xml:space="preserve">No</w:t>
              </w:r>
            </w:ins>
          </w:p>
        </w:tc>
        <w:tc>
          <w:tcPr>
            <w:tcW w:type="dxa" w:w="1872"/>
          </w:tcPr>
          <w:p>
            <w:pPr>
              <w:spacing w:line="240" w:lineRule="auto"/>
            </w:pPr>
            <w:ins w:id="1155" w:author="Kiro (editorial revision)" w:date="2026-08-14T00:00:00Z">
              <w:r>
                <w:rPr>
                  <w:rFonts w:ascii="Times New Roman" w:hAnsi="Times New Roman"/>
                  <w:sz w:val="18"/>
                </w:rPr>
                <w:t xml:space="preserve">No</w:t>
              </w:r>
            </w:ins>
          </w:p>
        </w:tc>
        <w:tc>
          <w:tcPr>
            <w:tcW w:type="dxa" w:w="1872"/>
          </w:tcPr>
          <w:p>
            <w:pPr>
              <w:spacing w:line="240" w:lineRule="auto"/>
            </w:pPr>
            <w:ins w:id="1156" w:author="Kiro (editorial revision)" w:date="2026-08-14T00:00:00Z">
              <w:r>
                <w:rPr>
                  <w:rFonts w:ascii="Times New Roman" w:hAnsi="Times New Roman"/>
                  <w:sz w:val="18"/>
                </w:rPr>
                <w:t xml:space="preserve">Yes</w:t>
              </w:r>
            </w:ins>
          </w:p>
        </w:tc>
      </w:tr>
      <w:tr>
        <w:tc>
          <w:tcPr>
            <w:tcW w:type="dxa" w:w="1872"/>
          </w:tcPr>
          <w:p>
            <w:pPr>
              <w:spacing w:line="240" w:lineRule="auto"/>
            </w:pPr>
            <w:ins w:id="1157" w:author="Kiro (editorial revision)" w:date="2026-08-14T00:00:00Z">
              <w:r>
                <w:rPr>
                  <w:rFonts w:ascii="Times New Roman" w:hAnsi="Times New Roman"/>
                  <w:sz w:val="18"/>
                </w:rPr>
                <w:t xml:space="preserve">Henri and Journeault (2010)</w:t>
              </w:r>
            </w:ins>
          </w:p>
        </w:tc>
        <w:tc>
          <w:tcPr>
            <w:tcW w:type="dxa" w:w="1872"/>
          </w:tcPr>
          <w:p>
            <w:pPr>
              <w:spacing w:line="240" w:lineRule="auto"/>
            </w:pPr>
            <w:ins w:id="1158" w:author="Kiro (editorial revision)" w:date="2026-08-14T00:00:00Z">
              <w:r>
                <w:rPr>
                  <w:rFonts w:ascii="Times New Roman" w:hAnsi="Times New Roman"/>
                  <w:sz w:val="18"/>
                </w:rPr>
                <w:t xml:space="preserve">Yes (eco-control)</w:t>
              </w:r>
            </w:ins>
          </w:p>
        </w:tc>
        <w:tc>
          <w:tcPr>
            <w:tcW w:type="dxa" w:w="1872"/>
          </w:tcPr>
          <w:p>
            <w:pPr>
              <w:spacing w:line="240" w:lineRule="auto"/>
            </w:pPr>
            <w:ins w:id="1159" w:author="Kiro (editorial revision)" w:date="2026-08-14T00:00:00Z">
              <w:r>
                <w:rPr>
                  <w:rFonts w:ascii="Times New Roman" w:hAnsi="Times New Roman"/>
                  <w:sz w:val="18"/>
                </w:rPr>
                <w:t xml:space="preserve">No</w:t>
              </w:r>
            </w:ins>
          </w:p>
        </w:tc>
        <w:tc>
          <w:tcPr>
            <w:tcW w:type="dxa" w:w="1872"/>
          </w:tcPr>
          <w:p>
            <w:pPr>
              <w:spacing w:line="240" w:lineRule="auto"/>
            </w:pPr>
            <w:ins w:id="1160" w:author="Kiro (editorial revision)" w:date="2026-08-14T00:00:00Z">
              <w:r>
                <w:rPr>
                  <w:rFonts w:ascii="Times New Roman" w:hAnsi="Times New Roman"/>
                  <w:sz w:val="18"/>
                </w:rPr>
                <w:t xml:space="preserve">No</w:t>
              </w:r>
            </w:ins>
          </w:p>
        </w:tc>
        <w:tc>
          <w:tcPr>
            <w:tcW w:type="dxa" w:w="1872"/>
          </w:tcPr>
          <w:p>
            <w:pPr>
              <w:spacing w:line="240" w:lineRule="auto"/>
            </w:pPr>
            <w:ins w:id="1161" w:author="Kiro (editorial revision)" w:date="2026-08-14T00:00:00Z">
              <w:r>
                <w:rPr>
                  <w:rFonts w:ascii="Times New Roman" w:hAnsi="Times New Roman"/>
                  <w:sz w:val="18"/>
                </w:rPr>
                <w:t xml:space="preserve">Yes</w:t>
              </w:r>
            </w:ins>
          </w:p>
        </w:tc>
      </w:tr>
      <w:tr>
        <w:tc>
          <w:tcPr>
            <w:tcW w:type="dxa" w:w="1872"/>
          </w:tcPr>
          <w:p>
            <w:pPr>
              <w:spacing w:line="240" w:lineRule="auto"/>
            </w:pPr>
            <w:ins w:id="1162" w:author="Kiro (editorial revision)" w:date="2026-08-14T00:00:00Z">
              <w:r>
                <w:rPr>
                  <w:rFonts w:ascii="Times New Roman" w:hAnsi="Times New Roman"/>
                  <w:sz w:val="18"/>
                </w:rPr>
                <w:t xml:space="preserve">Christ and Burritt (2015); Tran et al. (2025)</w:t>
              </w:r>
            </w:ins>
          </w:p>
        </w:tc>
        <w:tc>
          <w:tcPr>
            <w:tcW w:type="dxa" w:w="1872"/>
          </w:tcPr>
          <w:p>
            <w:pPr>
              <w:spacing w:line="240" w:lineRule="auto"/>
            </w:pPr>
            <w:ins w:id="1163" w:author="Kiro (editorial revision)" w:date="2026-08-14T00:00:00Z">
              <w:r>
                <w:rPr>
                  <w:rFonts w:ascii="Times New Roman" w:hAnsi="Times New Roman"/>
                  <w:sz w:val="18"/>
                </w:rPr>
                <w:t xml:space="preserve">Yes (MFCA)</w:t>
              </w:r>
            </w:ins>
          </w:p>
        </w:tc>
        <w:tc>
          <w:tcPr>
            <w:tcW w:type="dxa" w:w="1872"/>
          </w:tcPr>
          <w:p>
            <w:pPr>
              <w:spacing w:line="240" w:lineRule="auto"/>
            </w:pPr>
            <w:ins w:id="1164" w:author="Kiro (editorial revision)" w:date="2026-08-14T00:00:00Z">
              <w:r>
                <w:rPr>
                  <w:rFonts w:ascii="Times New Roman" w:hAnsi="Times New Roman"/>
                  <w:sz w:val="18"/>
                </w:rPr>
                <w:t xml:space="preserve">Partial</w:t>
              </w:r>
            </w:ins>
          </w:p>
        </w:tc>
        <w:tc>
          <w:tcPr>
            <w:tcW w:type="dxa" w:w="1872"/>
          </w:tcPr>
          <w:p>
            <w:pPr>
              <w:spacing w:line="240" w:lineRule="auto"/>
            </w:pPr>
            <w:ins w:id="1165" w:author="Kiro (editorial revision)" w:date="2026-08-14T00:00:00Z">
              <w:r>
                <w:rPr>
                  <w:rFonts w:ascii="Times New Roman" w:hAnsi="Times New Roman"/>
                  <w:sz w:val="18"/>
                </w:rPr>
                <w:t xml:space="preserve">Partial</w:t>
              </w:r>
            </w:ins>
          </w:p>
        </w:tc>
        <w:tc>
          <w:tcPr>
            <w:tcW w:type="dxa" w:w="1872"/>
          </w:tcPr>
          <w:p>
            <w:pPr>
              <w:spacing w:line="240" w:lineRule="auto"/>
            </w:pPr>
            <w:ins w:id="1166" w:author="Kiro (editorial revision)" w:date="2026-08-14T00:00:00Z">
              <w:r>
                <w:rPr>
                  <w:rFonts w:ascii="Times New Roman" w:hAnsi="Times New Roman"/>
                  <w:sz w:val="18"/>
                </w:rPr>
                <w:t xml:space="preserve">No</w:t>
              </w:r>
            </w:ins>
          </w:p>
        </w:tc>
      </w:tr>
      <w:tr>
        <w:tc>
          <w:tcPr>
            <w:tcW w:type="dxa" w:w="1872"/>
          </w:tcPr>
          <w:p>
            <w:pPr>
              <w:spacing w:line="240" w:lineRule="auto"/>
            </w:pPr>
            <w:ins w:id="1167" w:author="Kiro (editorial revision)" w:date="2026-08-14T00:00:00Z">
              <w:r>
                <w:rPr>
                  <w:rFonts w:ascii="Times New Roman" w:hAnsi="Times New Roman"/>
                  <w:sz w:val="18"/>
                </w:rPr>
                <w:t xml:space="preserve">Xiang et al. (2024); He, Qian, and Li (2023)</w:t>
              </w:r>
            </w:ins>
          </w:p>
        </w:tc>
        <w:tc>
          <w:tcPr>
            <w:tcW w:type="dxa" w:w="1872"/>
          </w:tcPr>
          <w:p>
            <w:pPr>
              <w:spacing w:line="240" w:lineRule="auto"/>
            </w:pPr>
            <w:ins w:id="1168" w:author="Kiro (editorial revision)" w:date="2026-08-14T00:00:00Z">
              <w:r>
                <w:rPr>
                  <w:rFonts w:ascii="Times New Roman" w:hAnsi="Times New Roman"/>
                  <w:sz w:val="18"/>
                </w:rPr>
                <w:t xml:space="preserve">Yes (carbon)</w:t>
              </w:r>
            </w:ins>
          </w:p>
        </w:tc>
        <w:tc>
          <w:tcPr>
            <w:tcW w:type="dxa" w:w="1872"/>
          </w:tcPr>
          <w:p>
            <w:pPr>
              <w:spacing w:line="240" w:lineRule="auto"/>
            </w:pPr>
            <w:ins w:id="1169" w:author="Kiro (editorial revision)" w:date="2026-08-14T00:00:00Z">
              <w:r>
                <w:rPr>
                  <w:rFonts w:ascii="Times New Roman" w:hAnsi="Times New Roman"/>
                  <w:sz w:val="18"/>
                </w:rPr>
                <w:t xml:space="preserve">Partial</w:t>
              </w:r>
            </w:ins>
          </w:p>
        </w:tc>
        <w:tc>
          <w:tcPr>
            <w:tcW w:type="dxa" w:w="1872"/>
          </w:tcPr>
          <w:p>
            <w:pPr>
              <w:spacing w:line="240" w:lineRule="auto"/>
            </w:pPr>
            <w:ins w:id="1170" w:author="Kiro (editorial revision)" w:date="2026-08-14T00:00:00Z">
              <w:r>
                <w:rPr>
                  <w:rFonts w:ascii="Times New Roman" w:hAnsi="Times New Roman"/>
                  <w:sz w:val="18"/>
                </w:rPr>
                <w:t xml:space="preserve">Partial</w:t>
              </w:r>
            </w:ins>
          </w:p>
        </w:tc>
        <w:tc>
          <w:tcPr>
            <w:tcW w:type="dxa" w:w="1872"/>
          </w:tcPr>
          <w:p>
            <w:pPr>
              <w:spacing w:line="240" w:lineRule="auto"/>
            </w:pPr>
            <w:ins w:id="1171" w:author="Kiro (editorial revision)" w:date="2026-08-14T00:00:00Z">
              <w:r>
                <w:rPr>
                  <w:rFonts w:ascii="Times New Roman" w:hAnsi="Times New Roman"/>
                  <w:sz w:val="18"/>
                </w:rPr>
                <w:t xml:space="preserve">No</w:t>
              </w:r>
            </w:ins>
          </w:p>
        </w:tc>
      </w:tr>
      <w:tr>
        <w:tc>
          <w:tcPr>
            <w:tcW w:type="dxa" w:w="1872"/>
          </w:tcPr>
          <w:p>
            <w:pPr>
              <w:spacing w:line="240" w:lineRule="auto"/>
            </w:pPr>
            <w:ins w:id="1172" w:author="Kiro (editorial revision)" w:date="2026-08-14T00:00:00Z">
              <w:r>
                <w:rPr>
                  <w:rFonts w:ascii="Times New Roman" w:hAnsi="Times New Roman"/>
                  <w:sz w:val="18"/>
                </w:rPr>
                <w:t xml:space="preserve">Opferkuch et al. (2021, 2022)</w:t>
              </w:r>
            </w:ins>
          </w:p>
        </w:tc>
        <w:tc>
          <w:tcPr>
            <w:tcW w:type="dxa" w:w="1872"/>
          </w:tcPr>
          <w:p>
            <w:pPr>
              <w:spacing w:line="240" w:lineRule="auto"/>
            </w:pPr>
            <w:ins w:id="1173" w:author="Kiro (editorial revision)" w:date="2026-08-14T00:00:00Z">
              <w:r>
                <w:rPr>
                  <w:rFonts w:ascii="Times New Roman" w:hAnsi="Times New Roman"/>
                  <w:sz w:val="18"/>
                </w:rPr>
                <w:t xml:space="preserve">No (disclosure)</w:t>
              </w:r>
            </w:ins>
          </w:p>
        </w:tc>
        <w:tc>
          <w:tcPr>
            <w:tcW w:type="dxa" w:w="1872"/>
          </w:tcPr>
          <w:p>
            <w:pPr>
              <w:spacing w:line="240" w:lineRule="auto"/>
            </w:pPr>
            <w:ins w:id="1174" w:author="Kiro (editorial revision)" w:date="2026-08-14T00:00:00Z">
              <w:r>
                <w:rPr>
                  <w:rFonts w:ascii="Times New Roman" w:hAnsi="Times New Roman"/>
                  <w:sz w:val="18"/>
                </w:rPr>
                <w:t xml:space="preserve">No</w:t>
              </w:r>
            </w:ins>
          </w:p>
        </w:tc>
        <w:tc>
          <w:tcPr>
            <w:tcW w:type="dxa" w:w="1872"/>
          </w:tcPr>
          <w:p>
            <w:pPr>
              <w:spacing w:line="240" w:lineRule="auto"/>
            </w:pPr>
            <w:ins w:id="1175" w:author="Kiro (editorial revision)" w:date="2026-08-14T00:00:00Z">
              <w:r>
                <w:rPr>
                  <w:rFonts w:ascii="Times New Roman" w:hAnsi="Times New Roman"/>
                  <w:sz w:val="18"/>
                </w:rPr>
                <w:t xml:space="preserve">Yes</w:t>
              </w:r>
            </w:ins>
          </w:p>
        </w:tc>
        <w:tc>
          <w:tcPr>
            <w:tcW w:type="dxa" w:w="1872"/>
          </w:tcPr>
          <w:p>
            <w:pPr>
              <w:spacing w:line="240" w:lineRule="auto"/>
            </w:pPr>
            <w:ins w:id="1176" w:author="Kiro (editorial revision)" w:date="2026-08-14T00:00:00Z">
              <w:r>
                <w:rPr>
                  <w:rFonts w:ascii="Times New Roman" w:hAnsi="Times New Roman"/>
                  <w:sz w:val="18"/>
                </w:rPr>
                <w:t xml:space="preserve">No</w:t>
              </w:r>
            </w:ins>
          </w:p>
        </w:tc>
      </w:tr>
      <w:tr>
        <w:tc>
          <w:tcPr>
            <w:tcW w:type="dxa" w:w="1872"/>
          </w:tcPr>
          <w:p>
            <w:pPr>
              <w:spacing w:line="240" w:lineRule="auto"/>
            </w:pPr>
            <w:ins w:id="1177" w:author="Kiro (editorial revision)" w:date="2026-08-14T00:00:00Z">
              <w:r>
                <w:rPr>
                  <w:rFonts w:ascii="Times New Roman" w:hAnsi="Times New Roman"/>
                  <w:sz w:val="18"/>
                </w:rPr>
                <w:t xml:space="preserve">Williams et al. (2013)</w:t>
              </w:r>
            </w:ins>
          </w:p>
        </w:tc>
        <w:tc>
          <w:tcPr>
            <w:tcW w:type="dxa" w:w="1872"/>
          </w:tcPr>
          <w:p>
            <w:pPr>
              <w:spacing w:line="240" w:lineRule="auto"/>
            </w:pPr>
            <w:ins w:id="1178" w:author="Kiro (editorial revision)" w:date="2026-08-14T00:00:00Z">
              <w:r>
                <w:rPr>
                  <w:rFonts w:ascii="Times New Roman" w:hAnsi="Times New Roman"/>
                  <w:sz w:val="18"/>
                </w:rPr>
                <w:t xml:space="preserve">No</w:t>
              </w:r>
            </w:ins>
          </w:p>
        </w:tc>
        <w:tc>
          <w:tcPr>
            <w:tcW w:type="dxa" w:w="1872"/>
          </w:tcPr>
          <w:p>
            <w:pPr>
              <w:spacing w:line="240" w:lineRule="auto"/>
            </w:pPr>
            <w:ins w:id="1179" w:author="Kiro (editorial revision)" w:date="2026-08-14T00:00:00Z">
              <w:r>
                <w:rPr>
                  <w:rFonts w:ascii="Times New Roman" w:hAnsi="Times New Roman"/>
                  <w:sz w:val="18"/>
                </w:rPr>
                <w:t xml:space="preserve">Yes</w:t>
              </w:r>
            </w:ins>
          </w:p>
        </w:tc>
        <w:tc>
          <w:tcPr>
            <w:tcW w:type="dxa" w:w="1872"/>
          </w:tcPr>
          <w:p>
            <w:pPr>
              <w:spacing w:line="240" w:lineRule="auto"/>
            </w:pPr>
            <w:ins w:id="1180" w:author="Kiro (editorial revision)" w:date="2026-08-14T00:00:00Z">
              <w:r>
                <w:rPr>
                  <w:rFonts w:ascii="Times New Roman" w:hAnsi="Times New Roman"/>
                  <w:sz w:val="18"/>
                </w:rPr>
                <w:t xml:space="preserve">No</w:t>
              </w:r>
            </w:ins>
          </w:p>
        </w:tc>
        <w:tc>
          <w:tcPr>
            <w:tcW w:type="dxa" w:w="1872"/>
          </w:tcPr>
          <w:p>
            <w:pPr>
              <w:spacing w:line="240" w:lineRule="auto"/>
            </w:pPr>
            <w:ins w:id="1181" w:author="Kiro (editorial revision)" w:date="2026-08-14T00:00:00Z">
              <w:r>
                <w:rPr>
                  <w:rFonts w:ascii="Times New Roman" w:hAnsi="Times New Roman"/>
                  <w:sz w:val="18"/>
                </w:rPr>
                <w:t xml:space="preserve">Yes</w:t>
              </w:r>
            </w:ins>
          </w:p>
        </w:tc>
      </w:tr>
      <w:tr>
        <w:tc>
          <w:tcPr>
            <w:tcW w:type="dxa" w:w="1872"/>
          </w:tcPr>
          <w:p>
            <w:pPr>
              <w:spacing w:line="240" w:lineRule="auto"/>
            </w:pPr>
            <w:ins w:id="1182" w:author="Kiro (editorial revision)" w:date="2026-08-14T00:00:00Z">
              <w:r>
                <w:rPr>
                  <w:rFonts w:ascii="Times New Roman" w:hAnsi="Times New Roman"/>
                  <w:sz w:val="18"/>
                </w:rPr>
                <w:t xml:space="preserve">Sodhi and Tang (2019)</w:t>
              </w:r>
            </w:ins>
          </w:p>
        </w:tc>
        <w:tc>
          <w:tcPr>
            <w:tcW w:type="dxa" w:w="1872"/>
          </w:tcPr>
          <w:p>
            <w:pPr>
              <w:spacing w:line="240" w:lineRule="auto"/>
            </w:pPr>
            <w:ins w:id="1183" w:author="Kiro (editorial revision)" w:date="2026-08-14T00:00:00Z">
              <w:r>
                <w:rPr>
                  <w:rFonts w:ascii="Times New Roman" w:hAnsi="Times New Roman"/>
                  <w:sz w:val="18"/>
                </w:rPr>
                <w:t xml:space="preserve">No</w:t>
              </w:r>
            </w:ins>
          </w:p>
        </w:tc>
        <w:tc>
          <w:tcPr>
            <w:tcW w:type="dxa" w:w="1872"/>
          </w:tcPr>
          <w:p>
            <w:pPr>
              <w:spacing w:line="240" w:lineRule="auto"/>
            </w:pPr>
            <w:ins w:id="1184" w:author="Kiro (editorial revision)" w:date="2026-08-14T00:00:00Z">
              <w:r>
                <w:rPr>
                  <w:rFonts w:ascii="Times New Roman" w:hAnsi="Times New Roman"/>
                  <w:sz w:val="18"/>
                </w:rPr>
                <w:t xml:space="preserve">Yes</w:t>
              </w:r>
            </w:ins>
          </w:p>
        </w:tc>
        <w:tc>
          <w:tcPr>
            <w:tcW w:type="dxa" w:w="1872"/>
          </w:tcPr>
          <w:p>
            <w:pPr>
              <w:spacing w:line="240" w:lineRule="auto"/>
            </w:pPr>
            <w:ins w:id="1185" w:author="Kiro (editorial revision)" w:date="2026-08-14T00:00:00Z">
              <w:r>
                <w:rPr>
                  <w:rFonts w:ascii="Times New Roman" w:hAnsi="Times New Roman"/>
                  <w:sz w:val="18"/>
                </w:rPr>
                <w:t xml:space="preserve">No</w:t>
              </w:r>
            </w:ins>
          </w:p>
        </w:tc>
        <w:tc>
          <w:tcPr>
            <w:tcW w:type="dxa" w:w="1872"/>
          </w:tcPr>
          <w:p>
            <w:pPr>
              <w:spacing w:line="240" w:lineRule="auto"/>
            </w:pPr>
            <w:ins w:id="1186" w:author="Kiro (editorial revision)" w:date="2026-08-14T00:00:00Z">
              <w:r>
                <w:rPr>
                  <w:rFonts w:ascii="Times New Roman" w:hAnsi="Times New Roman"/>
                  <w:sz w:val="18"/>
                </w:rPr>
                <w:t xml:space="preserve">Partial</w:t>
              </w:r>
            </w:ins>
          </w:p>
        </w:tc>
      </w:tr>
      <w:tr>
        <w:tc>
          <w:tcPr>
            <w:tcW w:type="dxa" w:w="1872"/>
          </w:tcPr>
          <w:p>
            <w:pPr>
              <w:spacing w:line="240" w:lineRule="auto"/>
            </w:pPr>
            <w:ins w:id="1187" w:author="Kiro (editorial revision)" w:date="2026-08-14T00:00:00Z">
              <w:r>
                <w:rPr>
                  <w:rFonts w:ascii="Times New Roman" w:hAnsi="Times New Roman"/>
                  <w:sz w:val="18"/>
                </w:rPr>
                <w:t xml:space="preserve">Gualandris et al. (2015)</w:t>
              </w:r>
            </w:ins>
          </w:p>
        </w:tc>
        <w:tc>
          <w:tcPr>
            <w:tcW w:type="dxa" w:w="1872"/>
          </w:tcPr>
          <w:p>
            <w:pPr>
              <w:spacing w:line="240" w:lineRule="auto"/>
            </w:pPr>
            <w:ins w:id="1188" w:author="Kiro (editorial revision)" w:date="2026-08-14T00:00:00Z">
              <w:r>
                <w:rPr>
                  <w:rFonts w:ascii="Times New Roman" w:hAnsi="Times New Roman"/>
                  <w:sz w:val="18"/>
                </w:rPr>
                <w:t xml:space="preserve">No</w:t>
              </w:r>
            </w:ins>
          </w:p>
        </w:tc>
        <w:tc>
          <w:tcPr>
            <w:tcW w:type="dxa" w:w="1872"/>
          </w:tcPr>
          <w:p>
            <w:pPr>
              <w:spacing w:line="240" w:lineRule="auto"/>
            </w:pPr>
            <w:ins w:id="1189" w:author="Kiro (editorial revision)" w:date="2026-08-14T00:00:00Z">
              <w:r>
                <w:rPr>
                  <w:rFonts w:ascii="Times New Roman" w:hAnsi="Times New Roman"/>
                  <w:sz w:val="18"/>
                </w:rPr>
                <w:t xml:space="preserve">Yes</w:t>
              </w:r>
            </w:ins>
          </w:p>
        </w:tc>
        <w:tc>
          <w:tcPr>
            <w:tcW w:type="dxa" w:w="1872"/>
          </w:tcPr>
          <w:p>
            <w:pPr>
              <w:spacing w:line="240" w:lineRule="auto"/>
            </w:pPr>
            <w:ins w:id="1190" w:author="Kiro (editorial revision)" w:date="2026-08-14T00:00:00Z">
              <w:r>
                <w:rPr>
                  <w:rFonts w:ascii="Times New Roman" w:hAnsi="Times New Roman"/>
                  <w:sz w:val="18"/>
                </w:rPr>
                <w:t xml:space="preserve">No</w:t>
              </w:r>
            </w:ins>
          </w:p>
        </w:tc>
        <w:tc>
          <w:tcPr>
            <w:tcW w:type="dxa" w:w="1872"/>
          </w:tcPr>
          <w:p>
            <w:pPr>
              <w:spacing w:line="240" w:lineRule="auto"/>
            </w:pPr>
            <w:ins w:id="1191" w:author="Kiro (editorial revision)" w:date="2026-08-14T00:00:00Z">
              <w:r>
                <w:rPr>
                  <w:rFonts w:ascii="Times New Roman" w:hAnsi="Times New Roman"/>
                  <w:sz w:val="18"/>
                </w:rPr>
                <w:t xml:space="preserve">Yes</w:t>
              </w:r>
            </w:ins>
          </w:p>
        </w:tc>
      </w:tr>
      <w:tr>
        <w:tc>
          <w:tcPr>
            <w:tcW w:type="dxa" w:w="1872"/>
          </w:tcPr>
          <w:p>
            <w:pPr>
              <w:spacing w:line="240" w:lineRule="auto"/>
            </w:pPr>
            <w:ins w:id="1192" w:author="Kiro (editorial revision)" w:date="2026-08-14T00:00:00Z">
              <w:r>
                <w:rPr>
                  <w:rFonts w:ascii="Times New Roman" w:hAnsi="Times New Roman"/>
                  <w:sz w:val="18"/>
                </w:rPr>
                <w:t xml:space="preserve">Gereffi, Humphrey, and Sturgeon (2005)</w:t>
              </w:r>
            </w:ins>
          </w:p>
        </w:tc>
        <w:tc>
          <w:tcPr>
            <w:tcW w:type="dxa" w:w="1872"/>
          </w:tcPr>
          <w:p>
            <w:pPr>
              <w:spacing w:line="240" w:lineRule="auto"/>
            </w:pPr>
            <w:ins w:id="1193" w:author="Kiro (editorial revision)" w:date="2026-08-14T00:00:00Z">
              <w:r>
                <w:rPr>
                  <w:rFonts w:ascii="Times New Roman" w:hAnsi="Times New Roman"/>
                  <w:sz w:val="18"/>
                </w:rPr>
                <w:t xml:space="preserve">No</w:t>
              </w:r>
            </w:ins>
          </w:p>
        </w:tc>
        <w:tc>
          <w:tcPr>
            <w:tcW w:type="dxa" w:w="1872"/>
          </w:tcPr>
          <w:p>
            <w:pPr>
              <w:spacing w:line="240" w:lineRule="auto"/>
            </w:pPr>
            <w:ins w:id="1194" w:author="Kiro (editorial revision)" w:date="2026-08-14T00:00:00Z">
              <w:r>
                <w:rPr>
                  <w:rFonts w:ascii="Times New Roman" w:hAnsi="Times New Roman"/>
                  <w:sz w:val="18"/>
                </w:rPr>
                <w:t xml:space="preserve">Yes</w:t>
              </w:r>
            </w:ins>
          </w:p>
        </w:tc>
        <w:tc>
          <w:tcPr>
            <w:tcW w:type="dxa" w:w="1872"/>
          </w:tcPr>
          <w:p>
            <w:pPr>
              <w:spacing w:line="240" w:lineRule="auto"/>
            </w:pPr>
            <w:ins w:id="1195" w:author="Kiro (editorial revision)" w:date="2026-08-14T00:00:00Z">
              <w:r>
                <w:rPr>
                  <w:rFonts w:ascii="Times New Roman" w:hAnsi="Times New Roman"/>
                  <w:sz w:val="18"/>
                </w:rPr>
                <w:t xml:space="preserve">No</w:t>
              </w:r>
            </w:ins>
          </w:p>
        </w:tc>
        <w:tc>
          <w:tcPr>
            <w:tcW w:type="dxa" w:w="1872"/>
          </w:tcPr>
          <w:p>
            <w:pPr>
              <w:spacing w:line="240" w:lineRule="auto"/>
            </w:pPr>
            <w:ins w:id="1196" w:author="Kiro (editorial revision)" w:date="2026-08-14T00:00:00Z">
              <w:r>
                <w:rPr>
                  <w:rFonts w:ascii="Times New Roman" w:hAnsi="Times New Roman"/>
                  <w:sz w:val="18"/>
                </w:rPr>
                <w:t xml:space="preserve">No</w:t>
              </w:r>
            </w:ins>
          </w:p>
        </w:tc>
      </w:tr>
      <w:tr>
        <w:tc>
          <w:tcPr>
            <w:tcW w:type="dxa" w:w="1872"/>
          </w:tcPr>
          <w:p>
            <w:pPr>
              <w:spacing w:line="240" w:lineRule="auto"/>
            </w:pPr>
            <w:ins w:id="1197" w:author="Kiro (editorial revision)" w:date="2026-08-14T00:00:00Z">
              <w:r>
                <w:rPr>
                  <w:rFonts w:ascii="Times New Roman" w:hAnsi="Times New Roman"/>
                  <w:sz w:val="18"/>
                </w:rPr>
                <w:t xml:space="preserve">Farooque et al. (2019b)</w:t>
              </w:r>
            </w:ins>
          </w:p>
        </w:tc>
        <w:tc>
          <w:tcPr>
            <w:tcW w:type="dxa" w:w="1872"/>
          </w:tcPr>
          <w:p>
            <w:pPr>
              <w:spacing w:line="240" w:lineRule="auto"/>
            </w:pPr>
            <w:ins w:id="1198" w:author="Kiro (editorial revision)" w:date="2026-08-14T00:00:00Z">
              <w:r>
                <w:rPr>
                  <w:rFonts w:ascii="Times New Roman" w:hAnsi="Times New Roman"/>
                  <w:sz w:val="18"/>
                </w:rPr>
                <w:t xml:space="preserve">No</w:t>
              </w:r>
            </w:ins>
          </w:p>
        </w:tc>
        <w:tc>
          <w:tcPr>
            <w:tcW w:type="dxa" w:w="1872"/>
          </w:tcPr>
          <w:p>
            <w:pPr>
              <w:spacing w:line="240" w:lineRule="auto"/>
            </w:pPr>
            <w:ins w:id="1199" w:author="Kiro (editorial revision)" w:date="2026-08-14T00:00:00Z">
              <w:r>
                <w:rPr>
                  <w:rFonts w:ascii="Times New Roman" w:hAnsi="Times New Roman"/>
                  <w:sz w:val="18"/>
                </w:rPr>
                <w:t xml:space="preserve">Yes</w:t>
              </w:r>
            </w:ins>
          </w:p>
        </w:tc>
        <w:tc>
          <w:tcPr>
            <w:tcW w:type="dxa" w:w="1872"/>
          </w:tcPr>
          <w:p>
            <w:pPr>
              <w:spacing w:line="240" w:lineRule="auto"/>
            </w:pPr>
            <w:ins w:id="1200" w:author="Kiro (editorial revision)" w:date="2026-08-14T00:00:00Z">
              <w:r>
                <w:rPr>
                  <w:rFonts w:ascii="Times New Roman" w:hAnsi="Times New Roman"/>
                  <w:sz w:val="18"/>
                </w:rPr>
                <w:t xml:space="preserve">Yes</w:t>
              </w:r>
            </w:ins>
          </w:p>
        </w:tc>
        <w:tc>
          <w:tcPr>
            <w:tcW w:type="dxa" w:w="1872"/>
          </w:tcPr>
          <w:p>
            <w:pPr>
              <w:spacing w:line="240" w:lineRule="auto"/>
            </w:pPr>
            <w:ins w:id="1201" w:author="Kiro (editorial revision)" w:date="2026-08-14T00:00:00Z">
              <w:r>
                <w:rPr>
                  <w:rFonts w:ascii="Times New Roman" w:hAnsi="Times New Roman"/>
                  <w:sz w:val="18"/>
                </w:rPr>
                <w:t xml:space="preserve">No</w:t>
              </w:r>
            </w:ins>
          </w:p>
        </w:tc>
      </w:tr>
      <w:tr>
        <w:tc>
          <w:tcPr>
            <w:tcW w:type="dxa" w:w="1872"/>
          </w:tcPr>
          <w:p>
            <w:pPr>
              <w:spacing w:line="240" w:lineRule="auto"/>
            </w:pPr>
            <w:ins w:id="1202" w:author="Kiro (editorial revision)" w:date="2026-08-14T00:00:00Z">
              <w:r>
                <w:rPr>
                  <w:rFonts w:ascii="Times New Roman" w:hAnsi="Times New Roman"/>
                  <w:sz w:val="18"/>
                </w:rPr>
                <w:t xml:space="preserve">Marttinen and Kähkönen (2022); Saunila, Ukko, and Jääskeläinen (2024)</w:t>
              </w:r>
            </w:ins>
          </w:p>
        </w:tc>
        <w:tc>
          <w:tcPr>
            <w:tcW w:type="dxa" w:w="1872"/>
          </w:tcPr>
          <w:p>
            <w:pPr>
              <w:spacing w:line="240" w:lineRule="auto"/>
            </w:pPr>
            <w:ins w:id="1203" w:author="Kiro (editorial revision)" w:date="2026-08-14T00:00:00Z">
              <w:r>
                <w:rPr>
                  <w:rFonts w:ascii="Times New Roman" w:hAnsi="Times New Roman"/>
                  <w:sz w:val="18"/>
                </w:rPr>
                <w:t xml:space="preserve">Partial (measurement)</w:t>
              </w:r>
            </w:ins>
          </w:p>
        </w:tc>
        <w:tc>
          <w:tcPr>
            <w:tcW w:type="dxa" w:w="1872"/>
          </w:tcPr>
          <w:p>
            <w:pPr>
              <w:spacing w:line="240" w:lineRule="auto"/>
            </w:pPr>
            <w:ins w:id="1204" w:author="Kiro (editorial revision)" w:date="2026-08-14T00:00:00Z">
              <w:r>
                <w:rPr>
                  <w:rFonts w:ascii="Times New Roman" w:hAnsi="Times New Roman"/>
                  <w:sz w:val="18"/>
                </w:rPr>
                <w:t xml:space="preserve">Yes</w:t>
              </w:r>
            </w:ins>
          </w:p>
        </w:tc>
        <w:tc>
          <w:tcPr>
            <w:tcW w:type="dxa" w:w="1872"/>
          </w:tcPr>
          <w:p>
            <w:pPr>
              <w:spacing w:line="240" w:lineRule="auto"/>
            </w:pPr>
            <w:ins w:id="1205" w:author="Kiro (editorial revision)" w:date="2026-08-14T00:00:00Z">
              <w:r>
                <w:rPr>
                  <w:rFonts w:ascii="Times New Roman" w:hAnsi="Times New Roman"/>
                  <w:sz w:val="18"/>
                </w:rPr>
                <w:t xml:space="preserve">No</w:t>
              </w:r>
            </w:ins>
          </w:p>
        </w:tc>
        <w:tc>
          <w:tcPr>
            <w:tcW w:type="dxa" w:w="1872"/>
          </w:tcPr>
          <w:p>
            <w:pPr>
              <w:spacing w:line="240" w:lineRule="auto"/>
            </w:pPr>
            <w:ins w:id="1206" w:author="Kiro (editorial revision)" w:date="2026-08-14T00:00:00Z">
              <w:r>
                <w:rPr>
                  <w:rFonts w:ascii="Times New Roman" w:hAnsi="Times New Roman"/>
                  <w:sz w:val="18"/>
                </w:rPr>
                <w:t xml:space="preserve">Partial</w:t>
              </w:r>
            </w:ins>
          </w:p>
        </w:tc>
      </w:tr>
      <w:tr>
        <w:tc>
          <w:tcPr>
            <w:tcW w:type="dxa" w:w="1872"/>
          </w:tcPr>
          <w:p>
            <w:pPr>
              <w:spacing w:line="240" w:lineRule="auto"/>
            </w:pPr>
            <w:ins w:id="1207" w:author="Kiro (editorial revision)" w:date="2026-08-14T00:00:00Z">
              <w:r>
                <w:rPr>
                  <w:rFonts w:ascii="Times New Roman" w:hAnsi="Times New Roman"/>
                  <w:sz w:val="18"/>
                </w:rPr>
                <w:t xml:space="preserve">Flynn, Huo, and Zhao (2010); Cao and Zhang (2011)</w:t>
              </w:r>
            </w:ins>
          </w:p>
        </w:tc>
        <w:tc>
          <w:tcPr>
            <w:tcW w:type="dxa" w:w="1872"/>
          </w:tcPr>
          <w:p>
            <w:pPr>
              <w:spacing w:line="240" w:lineRule="auto"/>
            </w:pPr>
            <w:ins w:id="1208" w:author="Kiro (editorial revision)" w:date="2026-08-14T00:00:00Z">
              <w:r>
                <w:rPr>
                  <w:rFonts w:ascii="Times New Roman" w:hAnsi="Times New Roman"/>
                  <w:sz w:val="18"/>
                </w:rPr>
                <w:t xml:space="preserve">No</w:t>
              </w:r>
            </w:ins>
          </w:p>
        </w:tc>
        <w:tc>
          <w:tcPr>
            <w:tcW w:type="dxa" w:w="1872"/>
          </w:tcPr>
          <w:p>
            <w:pPr>
              <w:spacing w:line="240" w:lineRule="auto"/>
            </w:pPr>
            <w:ins w:id="1209" w:author="Kiro (editorial revision)" w:date="2026-08-14T00:00:00Z">
              <w:r>
                <w:rPr>
                  <w:rFonts w:ascii="Times New Roman" w:hAnsi="Times New Roman"/>
                  <w:sz w:val="18"/>
                </w:rPr>
                <w:t xml:space="preserve">Yes</w:t>
              </w:r>
            </w:ins>
          </w:p>
        </w:tc>
        <w:tc>
          <w:tcPr>
            <w:tcW w:type="dxa" w:w="1872"/>
          </w:tcPr>
          <w:p>
            <w:pPr>
              <w:spacing w:line="240" w:lineRule="auto"/>
            </w:pPr>
            <w:ins w:id="1210" w:author="Kiro (editorial revision)" w:date="2026-08-14T00:00:00Z">
              <w:r>
                <w:rPr>
                  <w:rFonts w:ascii="Times New Roman" w:hAnsi="Times New Roman"/>
                  <w:sz w:val="18"/>
                </w:rPr>
                <w:t xml:space="preserve">No</w:t>
              </w:r>
            </w:ins>
          </w:p>
        </w:tc>
        <w:tc>
          <w:tcPr>
            <w:tcW w:type="dxa" w:w="1872"/>
          </w:tcPr>
          <w:p>
            <w:pPr>
              <w:spacing w:line="240" w:lineRule="auto"/>
            </w:pPr>
            <w:ins w:id="1211" w:author="Kiro (editorial revision)" w:date="2026-08-14T00:00:00Z">
              <w:r>
                <w:rPr>
                  <w:rFonts w:ascii="Times New Roman" w:hAnsi="Times New Roman"/>
                  <w:sz w:val="18"/>
                </w:rPr>
                <w:t xml:space="preserve">Yes</w:t>
              </w:r>
            </w:ins>
          </w:p>
        </w:tc>
      </w:tr>
      <w:tr>
        <w:tc>
          <w:tcPr>
            <w:tcW w:type="dxa" w:w="1872"/>
          </w:tcPr>
          <w:p>
            <w:pPr>
              <w:spacing w:line="240" w:lineRule="auto"/>
            </w:pPr>
            <w:ins w:id="1212" w:author="Kiro (editorial revision)" w:date="2026-08-14T00:00:00Z">
              <w:r>
                <w:rPr>
                  <w:rFonts w:ascii="Times New Roman" w:hAnsi="Times New Roman"/>
                  <w:sz w:val="18"/>
                </w:rPr>
                <w:t xml:space="preserve">Zhu, Sarkis, and Lai (2008)</w:t>
              </w:r>
            </w:ins>
          </w:p>
        </w:tc>
        <w:tc>
          <w:tcPr>
            <w:tcW w:type="dxa" w:w="1872"/>
          </w:tcPr>
          <w:p>
            <w:pPr>
              <w:spacing w:line="240" w:lineRule="auto"/>
            </w:pPr>
            <w:ins w:id="1213" w:author="Kiro (editorial revision)" w:date="2026-08-14T00:00:00Z">
              <w:r>
                <w:rPr>
                  <w:rFonts w:ascii="Times New Roman" w:hAnsi="Times New Roman"/>
                  <w:sz w:val="18"/>
                </w:rPr>
                <w:t xml:space="preserve">No</w:t>
              </w:r>
            </w:ins>
          </w:p>
        </w:tc>
        <w:tc>
          <w:tcPr>
            <w:tcW w:type="dxa" w:w="1872"/>
          </w:tcPr>
          <w:p>
            <w:pPr>
              <w:spacing w:line="240" w:lineRule="auto"/>
            </w:pPr>
            <w:ins w:id="1214" w:author="Kiro (editorial revision)" w:date="2026-08-14T00:00:00Z">
              <w:r>
                <w:rPr>
                  <w:rFonts w:ascii="Times New Roman" w:hAnsi="Times New Roman"/>
                  <w:sz w:val="18"/>
                </w:rPr>
                <w:t xml:space="preserve">Partial</w:t>
              </w:r>
            </w:ins>
          </w:p>
        </w:tc>
        <w:tc>
          <w:tcPr>
            <w:tcW w:type="dxa" w:w="1872"/>
          </w:tcPr>
          <w:p>
            <w:pPr>
              <w:spacing w:line="240" w:lineRule="auto"/>
            </w:pPr>
            <w:ins w:id="1215" w:author="Kiro (editorial revision)" w:date="2026-08-14T00:00:00Z">
              <w:r>
                <w:rPr>
                  <w:rFonts w:ascii="Times New Roman" w:hAnsi="Times New Roman"/>
                  <w:sz w:val="18"/>
                </w:rPr>
                <w:t xml:space="preserve">Partial</w:t>
              </w:r>
            </w:ins>
          </w:p>
        </w:tc>
        <w:tc>
          <w:tcPr>
            <w:tcW w:type="dxa" w:w="1872"/>
          </w:tcPr>
          <w:p>
            <w:pPr>
              <w:spacing w:line="240" w:lineRule="auto"/>
            </w:pPr>
            <w:ins w:id="1216" w:author="Kiro (editorial revision)" w:date="2026-08-14T00:00:00Z">
              <w:r>
                <w:rPr>
                  <w:rFonts w:ascii="Times New Roman" w:hAnsi="Times New Roman"/>
                  <w:sz w:val="18"/>
                </w:rPr>
                <w:t xml:space="preserve">Yes</w:t>
              </w:r>
            </w:ins>
          </w:p>
        </w:tc>
      </w:tr>
      <w:tr>
        <w:tc>
          <w:tcPr>
            <w:tcW w:type="dxa" w:w="1872"/>
          </w:tcPr>
          <w:p>
            <w:pPr>
              <w:spacing w:line="240" w:lineRule="auto"/>
            </w:pPr>
            <w:ins w:id="1217" w:author="Kiro (editorial revision)" w:date="2026-08-14T00:00:00Z">
              <w:r>
                <w:rPr>
                  <w:rFonts w:ascii="Times New Roman" w:hAnsi="Times New Roman"/>
                  <w:sz w:val="18"/>
                </w:rPr>
                <w:t xml:space="preserve">Acerbi, Sassanelli, and Taisch (2024)</w:t>
              </w:r>
            </w:ins>
          </w:p>
        </w:tc>
        <w:tc>
          <w:tcPr>
            <w:tcW w:type="dxa" w:w="1872"/>
          </w:tcPr>
          <w:p>
            <w:pPr>
              <w:spacing w:line="240" w:lineRule="auto"/>
            </w:pPr>
            <w:ins w:id="1218" w:author="Kiro (editorial revision)" w:date="2026-08-14T00:00:00Z">
              <w:r>
                <w:rPr>
                  <w:rFonts w:ascii="Times New Roman" w:hAnsi="Times New Roman"/>
                  <w:sz w:val="18"/>
                </w:rPr>
                <w:t xml:space="preserve">Partial (data maturity)</w:t>
              </w:r>
            </w:ins>
          </w:p>
        </w:tc>
        <w:tc>
          <w:tcPr>
            <w:tcW w:type="dxa" w:w="1872"/>
          </w:tcPr>
          <w:p>
            <w:pPr>
              <w:spacing w:line="240" w:lineRule="auto"/>
            </w:pPr>
            <w:ins w:id="1219" w:author="Kiro (editorial revision)" w:date="2026-08-14T00:00:00Z">
              <w:r>
                <w:rPr>
                  <w:rFonts w:ascii="Times New Roman" w:hAnsi="Times New Roman"/>
                  <w:sz w:val="18"/>
                </w:rPr>
                <w:t xml:space="preserve">Partial</w:t>
              </w:r>
            </w:ins>
          </w:p>
        </w:tc>
        <w:tc>
          <w:tcPr>
            <w:tcW w:type="dxa" w:w="1872"/>
          </w:tcPr>
          <w:p>
            <w:pPr>
              <w:spacing w:line="240" w:lineRule="auto"/>
            </w:pPr>
            <w:ins w:id="1220" w:author="Kiro (editorial revision)" w:date="2026-08-14T00:00:00Z">
              <w:r>
                <w:rPr>
                  <w:rFonts w:ascii="Times New Roman" w:hAnsi="Times New Roman"/>
                  <w:sz w:val="18"/>
                </w:rPr>
                <w:t xml:space="preserve">Yes</w:t>
              </w:r>
            </w:ins>
          </w:p>
        </w:tc>
        <w:tc>
          <w:tcPr>
            <w:tcW w:type="dxa" w:w="1872"/>
          </w:tcPr>
          <w:p>
            <w:pPr>
              <w:spacing w:line="240" w:lineRule="auto"/>
            </w:pPr>
            <w:ins w:id="1221" w:author="Kiro (editorial revision)" w:date="2026-08-14T00:00:00Z">
              <w:r>
                <w:rPr>
                  <w:rFonts w:ascii="Times New Roman" w:hAnsi="Times New Roman"/>
                  <w:sz w:val="18"/>
                </w:rPr>
                <w:t xml:space="preserve">No</w:t>
              </w:r>
            </w:ins>
          </w:p>
        </w:tc>
      </w:tr>
      <w:tr>
        <w:tc>
          <w:tcPr>
            <w:tcW w:type="dxa" w:w="1872"/>
          </w:tcPr>
          <w:p>
            <w:pPr>
              <w:spacing w:line="240" w:lineRule="auto"/>
            </w:pPr>
            <w:ins w:id="1222" w:author="Kiro (editorial revision)" w:date="2026-08-14T00:00:00Z">
              <w:r>
                <w:rPr>
                  <w:rFonts w:ascii="Times New Roman" w:hAnsi="Times New Roman"/>
                  <w:sz w:val="18"/>
                </w:rPr>
                <w:t xml:space="preserve">Kristoffersen et al. (2021)</w:t>
              </w:r>
            </w:ins>
          </w:p>
        </w:tc>
        <w:tc>
          <w:tcPr>
            <w:tcW w:type="dxa" w:w="1872"/>
          </w:tcPr>
          <w:p>
            <w:pPr>
              <w:spacing w:line="240" w:lineRule="auto"/>
            </w:pPr>
            <w:ins w:id="1223" w:author="Kiro (editorial revision)" w:date="2026-08-14T00:00:00Z">
              <w:r>
                <w:rPr>
                  <w:rFonts w:ascii="Times New Roman" w:hAnsi="Times New Roman"/>
                  <w:sz w:val="18"/>
                </w:rPr>
                <w:t xml:space="preserve">Partial (analytics)</w:t>
              </w:r>
            </w:ins>
          </w:p>
        </w:tc>
        <w:tc>
          <w:tcPr>
            <w:tcW w:type="dxa" w:w="1872"/>
          </w:tcPr>
          <w:p>
            <w:pPr>
              <w:spacing w:line="240" w:lineRule="auto"/>
            </w:pPr>
            <w:ins w:id="1224" w:author="Kiro (editorial revision)" w:date="2026-08-14T00:00:00Z">
              <w:r>
                <w:rPr>
                  <w:rFonts w:ascii="Times New Roman" w:hAnsi="Times New Roman"/>
                  <w:sz w:val="18"/>
                </w:rPr>
                <w:t xml:space="preserve">No</w:t>
              </w:r>
            </w:ins>
          </w:p>
        </w:tc>
        <w:tc>
          <w:tcPr>
            <w:tcW w:type="dxa" w:w="1872"/>
          </w:tcPr>
          <w:p>
            <w:pPr>
              <w:spacing w:line="240" w:lineRule="auto"/>
            </w:pPr>
            <w:ins w:id="1225" w:author="Kiro (editorial revision)" w:date="2026-08-14T00:00:00Z">
              <w:r>
                <w:rPr>
                  <w:rFonts w:ascii="Times New Roman" w:hAnsi="Times New Roman"/>
                  <w:sz w:val="18"/>
                </w:rPr>
                <w:t xml:space="preserve">Partial</w:t>
              </w:r>
            </w:ins>
          </w:p>
        </w:tc>
        <w:tc>
          <w:tcPr>
            <w:tcW w:type="dxa" w:w="1872"/>
          </w:tcPr>
          <w:p>
            <w:pPr>
              <w:spacing w:line="240" w:lineRule="auto"/>
            </w:pPr>
            <w:ins w:id="1226" w:author="Kiro (editorial revision)" w:date="2026-08-14T00:00:00Z">
              <w:r>
                <w:rPr>
                  <w:rFonts w:ascii="Times New Roman" w:hAnsi="Times New Roman"/>
                  <w:sz w:val="18"/>
                </w:rPr>
                <w:t xml:space="preserve">Yes</w:t>
              </w:r>
            </w:ins>
          </w:p>
        </w:tc>
      </w:tr>
      <w:tr>
        <w:tc>
          <w:tcPr>
            <w:tcW w:type="dxa" w:w="1872"/>
          </w:tcPr>
          <w:p>
            <w:pPr>
              <w:spacing w:line="240" w:lineRule="auto"/>
            </w:pPr>
            <w:ins w:id="1227" w:author="Kiro (editorial revision)" w:date="2026-08-14T00:00:00Z">
              <w:r>
                <w:rPr>
                  <w:rFonts w:ascii="Times New Roman" w:hAnsi="Times New Roman"/>
                  <w:sz w:val="18"/>
                </w:rPr>
                <w:t xml:space="preserve">Wang et al. (2026c)</w:t>
              </w:r>
            </w:ins>
          </w:p>
        </w:tc>
        <w:tc>
          <w:tcPr>
            <w:tcW w:type="dxa" w:w="1872"/>
          </w:tcPr>
          <w:p>
            <w:pPr>
              <w:spacing w:line="240" w:lineRule="auto"/>
            </w:pPr>
            <w:ins w:id="1228" w:author="Kiro (editorial revision)" w:date="2026-08-14T00:00:00Z">
              <w:r>
                <w:rPr>
                  <w:rFonts w:ascii="Times New Roman" w:hAnsi="Times New Roman"/>
                  <w:sz w:val="18"/>
                </w:rPr>
                <w:t xml:space="preserve">No</w:t>
              </w:r>
            </w:ins>
          </w:p>
        </w:tc>
        <w:tc>
          <w:tcPr>
            <w:tcW w:type="dxa" w:w="1872"/>
          </w:tcPr>
          <w:p>
            <w:pPr>
              <w:spacing w:line="240" w:lineRule="auto"/>
            </w:pPr>
            <w:ins w:id="1229" w:author="Kiro (editorial revision)" w:date="2026-08-14T00:00:00Z">
              <w:r>
                <w:rPr>
                  <w:rFonts w:ascii="Times New Roman" w:hAnsi="Times New Roman"/>
                  <w:sz w:val="18"/>
                </w:rPr>
                <w:t xml:space="preserve">Partial</w:t>
              </w:r>
            </w:ins>
          </w:p>
        </w:tc>
        <w:tc>
          <w:tcPr>
            <w:tcW w:type="dxa" w:w="1872"/>
          </w:tcPr>
          <w:p>
            <w:pPr>
              <w:spacing w:line="240" w:lineRule="auto"/>
            </w:pPr>
            <w:ins w:id="1230" w:author="Kiro (editorial revision)" w:date="2026-08-14T00:00:00Z">
              <w:r>
                <w:rPr>
                  <w:rFonts w:ascii="Times New Roman" w:hAnsi="Times New Roman"/>
                  <w:sz w:val="18"/>
                </w:rPr>
                <w:t xml:space="preserve">Yes</w:t>
              </w:r>
            </w:ins>
          </w:p>
        </w:tc>
        <w:tc>
          <w:tcPr>
            <w:tcW w:type="dxa" w:w="1872"/>
          </w:tcPr>
          <w:p>
            <w:pPr>
              <w:spacing w:line="240" w:lineRule="auto"/>
            </w:pPr>
            <w:ins w:id="1231" w:author="Kiro (editorial revision)" w:date="2026-08-14T00:00:00Z">
              <w:r>
                <w:rPr>
                  <w:rFonts w:ascii="Times New Roman" w:hAnsi="Times New Roman"/>
                  <w:sz w:val="18"/>
                </w:rPr>
                <w:t xml:space="preserve">Yes</w:t>
              </w:r>
            </w:ins>
          </w:p>
        </w:tc>
      </w:tr>
      <w:tr>
        <w:tc>
          <w:tcPr>
            <w:tcW w:type="dxa" w:w="1872"/>
          </w:tcPr>
          <w:p>
            <w:pPr>
              <w:spacing w:line="240" w:lineRule="auto"/>
            </w:pPr>
            <w:ins w:id="1232" w:author="Kiro (editorial revision)" w:date="2026-08-14T00:00:00Z">
              <w:r>
                <w:rPr>
                  <w:rFonts w:ascii="Times New Roman" w:hAnsi="Times New Roman"/>
                  <w:sz w:val="18"/>
                </w:rPr>
                <w:t xml:space="preserve">García-Granero et al. (2025)</w:t>
              </w:r>
            </w:ins>
          </w:p>
        </w:tc>
        <w:tc>
          <w:tcPr>
            <w:tcW w:type="dxa" w:w="1872"/>
          </w:tcPr>
          <w:p>
            <w:pPr>
              <w:spacing w:line="240" w:lineRule="auto"/>
            </w:pPr>
            <w:ins w:id="1233" w:author="Kiro (editorial revision)" w:date="2026-08-14T00:00:00Z">
              <w:r>
                <w:rPr>
                  <w:rFonts w:ascii="Times New Roman" w:hAnsi="Times New Roman"/>
                  <w:sz w:val="18"/>
                </w:rPr>
                <w:t xml:space="preserve">Partial (indicators)</w:t>
              </w:r>
            </w:ins>
          </w:p>
        </w:tc>
        <w:tc>
          <w:tcPr>
            <w:tcW w:type="dxa" w:w="1872"/>
          </w:tcPr>
          <w:p>
            <w:pPr>
              <w:spacing w:line="240" w:lineRule="auto"/>
            </w:pPr>
            <w:ins w:id="1234" w:author="Kiro (editorial revision)" w:date="2026-08-14T00:00:00Z">
              <w:r>
                <w:rPr>
                  <w:rFonts w:ascii="Times New Roman" w:hAnsi="Times New Roman"/>
                  <w:sz w:val="18"/>
                </w:rPr>
                <w:t xml:space="preserve">Partial</w:t>
              </w:r>
            </w:ins>
          </w:p>
        </w:tc>
        <w:tc>
          <w:tcPr>
            <w:tcW w:type="dxa" w:w="1872"/>
          </w:tcPr>
          <w:p>
            <w:pPr>
              <w:spacing w:line="240" w:lineRule="auto"/>
            </w:pPr>
            <w:ins w:id="1235" w:author="Kiro (editorial revision)" w:date="2026-08-14T00:00:00Z">
              <w:r>
                <w:rPr>
                  <w:rFonts w:ascii="Times New Roman" w:hAnsi="Times New Roman"/>
                  <w:sz w:val="18"/>
                </w:rPr>
                <w:t xml:space="preserve">Yes</w:t>
              </w:r>
            </w:ins>
          </w:p>
        </w:tc>
        <w:tc>
          <w:tcPr>
            <w:tcW w:type="dxa" w:w="1872"/>
          </w:tcPr>
          <w:p>
            <w:pPr>
              <w:spacing w:line="240" w:lineRule="auto"/>
            </w:pPr>
            <w:ins w:id="1236" w:author="Kiro (editorial revision)" w:date="2026-08-14T00:00:00Z">
              <w:r>
                <w:rPr>
                  <w:rFonts w:ascii="Times New Roman" w:hAnsi="Times New Roman"/>
                  <w:sz w:val="18"/>
                </w:rPr>
                <w:t xml:space="preserve">No</w:t>
              </w:r>
            </w:ins>
          </w:p>
        </w:tc>
      </w:tr>
      <w:tr>
        <w:tc>
          <w:tcPr>
            <w:tcW w:type="dxa" w:w="1872"/>
          </w:tcPr>
          <w:p>
            <w:pPr>
              <w:spacing w:line="240" w:lineRule="auto"/>
            </w:pPr>
            <w:ins w:id="1237" w:author="Kiro (editorial revision)" w:date="2026-08-14T00:00:00Z">
              <w:r>
                <w:rPr>
                  <w:rFonts w:ascii="Times New Roman" w:hAnsi="Times New Roman"/>
                  <w:sz w:val="18"/>
                </w:rPr>
                <w:t xml:space="preserve">This study</w:t>
              </w:r>
            </w:ins>
          </w:p>
        </w:tc>
        <w:tc>
          <w:tcPr>
            <w:tcW w:type="dxa" w:w="1872"/>
          </w:tcPr>
          <w:p>
            <w:pPr>
              <w:spacing w:line="240" w:lineRule="auto"/>
            </w:pPr>
            <w:ins w:id="1238" w:author="Kiro (editorial revision)" w:date="2026-08-14T00:00:00Z">
              <w:r>
                <w:rPr>
                  <w:rFonts w:ascii="Times New Roman" w:hAnsi="Times New Roman"/>
                  <w:sz w:val="18"/>
                </w:rPr>
                <w:t xml:space="preserve">Yes</w:t>
              </w:r>
            </w:ins>
          </w:p>
        </w:tc>
        <w:tc>
          <w:tcPr>
            <w:tcW w:type="dxa" w:w="1872"/>
          </w:tcPr>
          <w:p>
            <w:pPr>
              <w:spacing w:line="240" w:lineRule="auto"/>
            </w:pPr>
            <w:ins w:id="1239" w:author="Kiro (editorial revision)" w:date="2026-08-14T00:00:00Z">
              <w:r>
                <w:rPr>
                  <w:rFonts w:ascii="Times New Roman" w:hAnsi="Times New Roman"/>
                  <w:sz w:val="18"/>
                </w:rPr>
                <w:t xml:space="preserve">Yes</w:t>
              </w:r>
            </w:ins>
          </w:p>
        </w:tc>
        <w:tc>
          <w:tcPr>
            <w:tcW w:type="dxa" w:w="1872"/>
          </w:tcPr>
          <w:p>
            <w:pPr>
              <w:spacing w:line="240" w:lineRule="auto"/>
            </w:pPr>
            <w:ins w:id="1240" w:author="Kiro (editorial revision)" w:date="2026-08-14T00:00:00Z">
              <w:r>
                <w:rPr>
                  <w:rFonts w:ascii="Times New Roman" w:hAnsi="Times New Roman"/>
                  <w:sz w:val="18"/>
                </w:rPr>
                <w:t xml:space="preserve">Yes</w:t>
              </w:r>
            </w:ins>
          </w:p>
        </w:tc>
        <w:tc>
          <w:tcPr>
            <w:tcW w:type="dxa" w:w="1872"/>
          </w:tcPr>
          <w:p>
            <w:pPr>
              <w:spacing w:line="240" w:lineRule="auto"/>
            </w:pPr>
            <w:ins w:id="1241" w:author="Kiro (editorial revision)" w:date="2026-08-14T00:00:00Z">
              <w:r>
                <w:rPr>
                  <w:rFonts w:ascii="Times New Roman" w:hAnsi="Times New Roman"/>
                  <w:sz w:val="18"/>
                </w:rPr>
                <w:t xml:space="preserve">Yes</w:t>
              </w:r>
            </w:ins>
          </w:p>
        </w:tc>
      </w:tr>
    </w:tbl>
    <w:p>
      <w:pPr>
        <w:spacing w:line="240" w:lineRule="auto"/>
      </w:pPr>
    </w:p>
    <w:p>
      <w:pPr>
        <w:spacing w:after="120"/>
        <w:rPr>
          <w:ins w:id="1243" w:author="Kiro (editorial revision)" w:date="2026-08-14T00:00:00Z"/>
        </w:rPr>
      </w:pPr>
      <w:ins w:id="1242" w:author="Kiro (editorial revision)" w:date="2026-08-14T00:00:00Z">
        <w:r>
          <w:rPr>
            <w:rFonts w:ascii="Times New Roman" w:hAnsi="Times New Roman"/>
          </w:rPr>
          <w:t xml:space="preserve">No existing study occupies all four cells, and the near misses fail on different axes. The circular-accounting studies stay inside the firm. The closest structural model substitutes analytics for accounting. The carbon-accounting literature crosses the process boundary but not the organisational one, and treats the resulting number as an end rather than as an input to a coordination problem. The transparency and governance studies carry the conditional logic but neither accounting nor circularity. The smart-production literature supplies the data layer and stops there.</w:t>
        </w:r>
      </w:ins>
    </w:p>
    <w:p>
      <w:pPr>
        <w:pStyle w:val="Heading1"/>
        <w:spacing w:after="120"/>
      </w:pPr>
      <w:r>
        <w:rPr>
          <w:rFonts w:ascii="Times New Roman" w:hAnsi="Times New Roman"/>
        </w:rPr>
        <w:t xml:space="preserve">3. Theoretical framework</w:t>
      </w:r>
    </w:p>
    <w:p>
      <w:pPr>
        <w:pStyle w:val="Heading2"/>
        <w:spacing w:after="120"/>
      </w:pPr>
      <w:r>
        <w:rPr>
          <w:rFonts w:ascii="Times New Roman" w:hAnsi="Times New Roman"/>
        </w:rPr>
        <w:t xml:space="preserve">3.1 Selection of theory</w:t>
      </w:r>
    </w:p>
    <w:p>
      <w:pPr>
        <w:spacing w:after="120"/>
        <w:rPr>
          <w:ins w:id="1245" w:author="Kiro (editorial revision)" w:date="2026-08-14T00:00:00Z"/>
        </w:rPr>
      </w:pPr>
      <w:ins w:id="1244" w:author="Kiro (editorial revision)" w:date="2026-08-14T00:00:00Z">
        <w:r>
          <w:rPr>
            <w:rFonts w:ascii="Times New Roman" w:hAnsi="Times New Roman"/>
          </w:rPr>
          <w:t xml:space="preserve">Candidate theories were assessed against five requirements: to explain why an accounting capability is a capability rather than a practice; why measurement precedes cross-actor visibility; why visibility does not automatically produce joint action; why governance supplies the missing condition; and why the outcome is multi-dimensional.</w:t>
        </w:r>
      </w:ins>
    </w:p>
    <w:p>
      <w:pPr>
        <w:spacing w:after="120"/>
        <w:rPr>
          <w:ins w:id="1247" w:author="Kiro (editorial revision)" w:date="2026-08-14T00:00:00Z"/>
        </w:rPr>
      </w:pPr>
      <w:ins w:id="1246" w:author="Kiro (editorial revision)" w:date="2026-08-14T00:00:00Z">
        <w:r>
          <w:rPr>
            <w:rFonts w:ascii="Times New Roman" w:hAnsi="Times New Roman"/>
          </w:rPr>
          <w:t xml:space="preserve">The dynamic capabilities view is adopted as the primary lens, with value-chain governance theory as its principal complement and socio-technical systems theory supplying the framing that connects the model to the smart-production agenda. The dynamic capabilities view is also the lens under which the closest circular-and-digital work in production research has converged (Lu, Zhao, and Liu 2022; Yang et al. 2023; Urueña et al. 2026; Awan, Shamim, and Hannola 2025), which makes the theoretical choice continuous with the field rather than idiosyncratic to it.</w:t>
        </w:r>
      </w:ins>
    </w:p>
    <w:p>
      <w:pPr>
        <w:spacing w:after="120"/>
        <w:rPr>
          <w:ins w:id="1249" w:author="Kiro (editorial revision)" w:date="2026-08-14T00:00:00Z"/>
        </w:rPr>
      </w:pPr>
      <w:ins w:id="1248" w:author="Kiro (editorial revision)" w:date="2026-08-14T00:00:00Z">
        <w:r>
          <w:rPr>
            <w:rFonts w:ascii="Times New Roman" w:hAnsi="Times New Roman"/>
          </w:rPr>
          <w:t xml:space="preserve">Five alternatives are declined for substantive reasons, and the reasons are stated because a declined theory is an argument rather than an omission. Institutional theory explains adoption rather than value creation, and its central antecedent — regulatory pressure for circularity — has almost no variance in the proposed setting, since circularity regulation, extended producer responsibility and mandatory disclosure typically do not reach these actors; institutional conditions are modelled as controls instead. This is a deliberate divergence from the seafood-processing application of extended institutional theory (Do et al. 2022), where regulatory reach is the operative variable. Stakeholder theory informs the multi-dimensional specification of circular value but generates no directional predictions among capabilities. The natural-resource-based view is the most tempting candidate given the subject matter, and it is declined on a precise ground: it locates the resource and its rent inside the firm, and cannot accommodate a capability whose returns depend on an inter-organisational arrangement the focal actor does not own. The technology–organisation–environment framework is a well-established lens for digital adoption but explains adoption rather than the conversion of adopted technology into value, which is the present object. Resource dependence theory explains why fragmented networks remain information-poor, opacity sustaining intermediary power, and motivates the network-position controls, but is silent on calculability. Contingency theory supplies the logical form of the moderation hypothesis and is used as such, but is a grammar rather than a substantive theory of what the variables are.</w:t>
        </w:r>
      </w:ins>
    </w:p>
    <w:p>
      <w:pPr>
        <w:pStyle w:val="Heading2"/>
        <w:spacing w:after="120"/>
      </w:pPr>
      <w:r>
        <w:rPr>
          <w:rFonts w:ascii="Times New Roman" w:hAnsi="Times New Roman"/>
        </w:rPr>
        <w:t xml:space="preserve">3.2 Mapping capabilities onto the mechanism</w:t>
      </w:r>
    </w:p>
    <w:p>
      <w:pPr>
        <w:spacing w:after="120"/>
        <w:rPr>
          <w:ins w:id="1251" w:author="Kiro (editorial revision)" w:date="2026-08-14T00:00:00Z"/>
        </w:rPr>
      </w:pPr>
      <w:ins w:id="1250" w:author="Kiro (editorial revision)" w:date="2026-08-14T00:00:00Z">
        <w:r>
          <w:rPr>
            <w:rFonts w:ascii="Times New Roman" w:hAnsi="Times New Roman"/>
          </w:rPr>
          <w:t xml:space="preserve">Teece's (2007) decomposition maps onto the model with unusual directness, which is the principal reason for its selection.</w:t>
        </w:r>
      </w:ins>
    </w:p>
    <w:p>
      <w:pPr>
        <w:spacing w:after="120"/>
        <w:rPr>
          <w:ins w:id="1253" w:author="Kiro (editorial revision)" w:date="2026-08-14T00:00:00Z"/>
        </w:rPr>
      </w:pPr>
      <w:ins w:id="1252" w:author="Kiro (editorial revision)" w:date="2026-08-14T00:00:00Z">
        <w:r>
          <w:rPr>
            <w:rFonts w:ascii="Times New Roman" w:hAnsi="Times New Roman"/>
          </w:rPr>
          <w:t xml:space="preserve">Sensing is the identification of opportunity, and circular opportunities in production do not announce themselves. A discarded fraction, an off-grade consignment, an unrecovered by-product, the embodied carbon leaving with each: none is an opportunity until quantified, valued and made comparable against an alternative use of the same capacity. Accounting is the sensing apparatus of circularity, which is why circular accounting capability enters as an antecedent rather than a practice. Smart production instrumentation extends the reach of sensing but does not constitute it; a sensor stream is a signal, and a costed loss is an opportunity.</w:t>
        </w:r>
      </w:ins>
    </w:p>
    <w:p>
      <w:pPr>
        <w:spacing w:after="120"/>
      </w:pPr>
      <w:r>
        <w:rPr>
          <w:rFonts w:ascii="Times New Roman" w:hAnsi="Times New Roman"/>
        </w:rPr>
        <w:t xml:space="preserve">Seizing requires mobilising resources and diffusing sensed information to those who must act. Within a firm this is internal; in a fragmented </w:t>
      </w:r>
      <w:del w:id="1254" w:author="Kiro (editorial revision)" w:date="2026-08-14T00:00:00Z">
        <w:r>
          <w:rPr>
            <w:rFonts w:ascii="Times New Roman" w:hAnsi="Times New Roman"/>
          </w:rPr>
          <w:delText xml:space="preserve">chain </w:delText>
        </w:r>
      </w:del>
      <w:ins w:id="1255" w:author="Kiro (editorial revision)" w:date="2026-08-14T00:00:00Z">
        <w:r>
          <w:rPr>
            <w:rFonts w:ascii="Times New Roman" w:hAnsi="Times New Roman"/>
          </w:rPr>
          <w:t xml:space="preserve">network </w:t>
        </w:r>
      </w:ins>
      <w:r>
        <w:rPr>
          <w:rFonts w:ascii="Times New Roman" w:hAnsi="Times New Roman"/>
        </w:rPr>
        <w:t xml:space="preserve">whoever senses a loss is rarely whoever can seize the recovery opportunity, so calculability must become cross-actor visibility. Circular information transparency is the inter-organisational form of seizing capacity.</w:t>
      </w:r>
    </w:p>
    <w:p>
      <w:pPr>
        <w:spacing w:after="120"/>
      </w:pPr>
      <w:r>
        <w:rPr>
          <w:rFonts w:ascii="Times New Roman" w:hAnsi="Times New Roman"/>
        </w:rPr>
        <w:t xml:space="preserve">Transforming is the recombination of assets and routines. Closing a loop is reconfiguration: material that previously exited the </w:t>
      </w:r>
      <w:del w:id="1256" w:author="Kiro (editorial revision)" w:date="2026-08-14T00:00:00Z">
        <w:r>
          <w:rPr>
            <w:rFonts w:ascii="Times New Roman" w:hAnsi="Times New Roman"/>
          </w:rPr>
          <w:delText xml:space="preserve">chain </w:delText>
        </w:r>
      </w:del>
      <w:ins w:id="1257" w:author="Kiro (editorial revision)" w:date="2026-08-14T00:00:00Z">
        <w:r>
          <w:rPr>
            <w:rFonts w:ascii="Times New Roman" w:hAnsi="Times New Roman"/>
          </w:rPr>
          <w:t xml:space="preserve">network </w:t>
        </w:r>
      </w:ins>
      <w:r>
        <w:rPr>
          <w:rFonts w:ascii="Times New Roman" w:hAnsi="Times New Roman"/>
        </w:rPr>
        <w:t xml:space="preserve">is redirected, requiring joint planning, shared assets and coordinated timing. Circular value-chain integration is reconfiguration at </w:t>
      </w:r>
      <w:del w:id="1258" w:author="Kiro (editorial revision)" w:date="2026-08-14T00:00:00Z">
        <w:r>
          <w:rPr>
            <w:rFonts w:ascii="Times New Roman" w:hAnsi="Times New Roman"/>
          </w:rPr>
          <w:delText xml:space="preserve">chain </w:delText>
        </w:r>
      </w:del>
      <w:ins w:id="1259" w:author="Kiro (editorial revision)" w:date="2026-08-14T00:00:00Z">
        <w:r>
          <w:rPr>
            <w:rFonts w:ascii="Times New Roman" w:hAnsi="Times New Roman"/>
          </w:rPr>
          <w:t xml:space="preserve">network </w:t>
        </w:r>
      </w:ins>
      <w:r>
        <w:rPr>
          <w:rFonts w:ascii="Times New Roman" w:hAnsi="Times New Roman"/>
        </w:rPr>
        <w:t xml:space="preserve">level, and the mechanism through which circular </w:t>
      </w:r>
      <w:ins w:id="1260" w:author="Kiro (editorial revision)" w:date="2026-08-14T00:00:00Z">
        <w:r>
          <w:rPr>
            <w:rFonts w:ascii="Times New Roman" w:hAnsi="Times New Roman"/>
          </w:rPr>
          <w:t xml:space="preserve">and carbon </w:t>
        </w:r>
      </w:ins>
      <w:r>
        <w:rPr>
          <w:rFonts w:ascii="Times New Roman" w:hAnsi="Times New Roman"/>
        </w:rPr>
        <w:t xml:space="preserve">value is realised.</w:t>
      </w:r>
    </w:p>
    <w:p>
      <w:pPr>
        <w:pStyle w:val="Heading2"/>
        <w:spacing w:after="120"/>
      </w:pPr>
      <w:r>
        <w:rPr>
          <w:rFonts w:ascii="Times New Roman" w:hAnsi="Times New Roman"/>
        </w:rPr>
        <w:t xml:space="preserve">3.3 Why capability is insufficient, and what supplies the difference</w:t>
      </w:r>
    </w:p>
    <w:p>
      <w:pPr>
        <w:spacing w:after="120"/>
      </w:pPr>
      <w:r>
        <w:rPr>
          <w:rFonts w:ascii="Times New Roman" w:hAnsi="Times New Roman"/>
        </w:rPr>
        <w:t xml:space="preserve">Dynamic capabilities theory is not linear, a point frequently lost in capability-and-performance research. Teece (2007) is explicit that capabilities yield value only alongside co-specialised complementary assets and effective orchestration, and Eisenhardt and Martin (2000) likewise treat capabilities as necessary but not sufficient. This generates the paper's central argument as theory rather than as an ad hoc interaction:</w:t>
      </w:r>
    </w:p>
    <w:p>
      <w:pPr>
        <w:spacing w:after="120"/>
        <w:ind w:left="720" w:right="720"/>
      </w:pPr>
      <w:del w:id="1261" w:author="Kiro (editorial revision)" w:date="2026-08-14T00:00:00Z">
        <w:r>
          <w:rPr>
            <w:rFonts w:ascii="Times New Roman" w:hAnsi="Times New Roman"/>
          </w:rPr>
          <w:delText xml:space="preserve">“Circular </w:delText>
        </w:r>
      </w:del>
      <w:ins w:id="1262" w:author="Kiro (editorial revision)" w:date="2026-08-14T00:00:00Z">
        <w:r>
          <w:rPr>
            <w:rFonts w:ascii="Times New Roman" w:hAnsi="Times New Roman"/>
            <w:i/>
          </w:rPr>
          <w:t xml:space="preserve">Circular </w:t>
        </w:r>
      </w:ins>
      <w:r>
        <w:rPr>
          <w:rFonts w:ascii="Times New Roman" w:hAnsi="Times New Roman"/>
          <w:i/>
        </w:rPr>
        <w:t xml:space="preserve">information transparency is a capability output whose conversion into reconfiguration depends on an orchestrating complementary asset. In a single firm, hierarchy performs the orchestration. In a fragmented </w:t>
      </w:r>
      <w:del w:id="1263" w:author="Kiro (editorial revision)" w:date="2026-08-14T00:00:00Z">
        <w:r>
          <w:rPr>
            <w:rFonts w:ascii="Times New Roman" w:hAnsi="Times New Roman"/>
          </w:rPr>
          <w:delText xml:space="preserve">value chain </w:delText>
        </w:r>
      </w:del>
      <w:ins w:id="1264" w:author="Kiro (editorial revision)" w:date="2026-08-14T00:00:00Z">
        <w:r>
          <w:rPr>
            <w:rFonts w:ascii="Times New Roman" w:hAnsi="Times New Roman"/>
            <w:i/>
          </w:rPr>
          <w:t xml:space="preserve">production network </w:t>
        </w:r>
      </w:ins>
      <w:r>
        <w:rPr>
          <w:rFonts w:ascii="Times New Roman" w:hAnsi="Times New Roman"/>
          <w:i/>
        </w:rPr>
        <w:t xml:space="preserve">there is no hierarchy, so orchestration must be supplied by </w:t>
      </w:r>
      <w:del w:id="1265" w:author="Kiro (editorial revision)" w:date="2026-08-14T00:00:00Z">
        <w:r>
          <w:rPr>
            <w:rFonts w:ascii="Times New Roman" w:hAnsi="Times New Roman"/>
          </w:rPr>
          <w:delText xml:space="preserve">governance”.</w:delText>
        </w:r>
      </w:del>
      <w:ins w:id="1266" w:author="Kiro (editorial revision)" w:date="2026-08-14T00:00:00Z">
        <w:r>
          <w:rPr>
            <w:rFonts w:ascii="Times New Roman" w:hAnsi="Times New Roman"/>
            <w:i/>
          </w:rPr>
          <w:t xml:space="preserve">governance.</w:t>
        </w:r>
      </w:ins>
    </w:p>
    <w:p>
      <w:pPr>
        <w:spacing w:after="120"/>
        <w:rPr>
          <w:ins w:id="1268" w:author="Kiro (editorial revision)" w:date="2026-08-14T00:00:00Z"/>
        </w:rPr>
      </w:pPr>
      <w:ins w:id="1267" w:author="Kiro (editorial revision)" w:date="2026-08-14T00:00:00Z">
        <w:r>
          <w:rPr>
            <w:rFonts w:ascii="Times New Roman" w:hAnsi="Times New Roman"/>
          </w:rPr>
          <w:t xml:space="preserve">Value-chain governance theory specifies what governance does: it allocates responsibility, monitors conformance and enforces commitments. In a captive configuration with no codified loss standards, no actor holds responsibility for material leaving the network as waste. Loss is nobody's account, and transparency about it therefore changes nothing, because visibility without an accountability relation creates no obligation to act. Where responsibility is allocated, visibility identifies whose problem the loss is. Where monitoring exists, the information is credible rather than asserted. Where decisions are participatory, actors can negotiate how recovered value is shared, absent which transparency may even reduce cooperation by exposing inequity — the mechanism behind the paradoxical transparency findings reported by Zhu, Duan, and Sarkis (2023) and Wang, Prajogo, and Gligor (2026b). And where commitments are enforceable, an actor can invest in recovery assets without fearing hold-up. The recent multi-tier evidence supports each link: power determines cascade (Marttinen and Kähkönen 2022), measurement systems operationalise governance for smaller suppliers (Saunila, Ukko, and Jääskeläinen 2024), and relational governance effects are themselves contingent on network structure (Chowdhury et al. 2022).</w:t>
        </w:r>
      </w:ins>
    </w:p>
    <w:p>
      <w:pPr>
        <w:pStyle w:val="Heading2"/>
        <w:spacing w:after="120"/>
        <w:rPr>
          <w:ins w:id="1270" w:author="Kiro (editorial revision)" w:date="2026-08-14T00:00:00Z"/>
        </w:rPr>
      </w:pPr>
      <w:ins w:id="1269" w:author="Kiro (editorial revision)" w:date="2026-08-14T00:00:00Z">
        <w:r>
          <w:rPr>
            <w:rFonts w:ascii="Times New Roman" w:hAnsi="Times New Roman"/>
          </w:rPr>
          <w:t xml:space="preserve">3.4 A socio-technical reading, and its relevance to smart production</w:t>
        </w:r>
      </w:ins>
    </w:p>
    <w:p>
      <w:pPr>
        <w:spacing w:after="120"/>
        <w:rPr>
          <w:ins w:id="1272" w:author="Kiro (editorial revision)" w:date="2026-08-14T00:00:00Z"/>
        </w:rPr>
      </w:pPr>
      <w:ins w:id="1271" w:author="Kiro (editorial revision)" w:date="2026-08-14T00:00:00Z">
        <w:r>
          <w:rPr>
            <w:rFonts w:ascii="Times New Roman" w:hAnsi="Times New Roman"/>
          </w:rPr>
          <w:t xml:space="preserve">The argument has a natural socio-technical statement, and making it explicit connects the model to the operations literature on Industry 4.0 and Industry 5.0 implementation. Socio-technical systems theory holds that performance depends on the joint optimisation of a technical and a social subsystem, and that intervening on one alone produces the disappointing or paradoxical outcomes that digitalisation research repeatedly reports (Colombari, Neirotti, and Berbegal-Mirabent 2024; Qamar et al. 2026; Cammarano and Varriale 2026; Zhang et al. 2026). In this model the technical subsystem comprises the digital instrumentation and the calculative apparatus that converts its output into economic and carbon objects — smart production plus circular accounting capability, jointly producing transparency. The social subsystem is the accountability architecture: allocated responsibility, joint monitoring, participatory decision-making, enforceable commitment. The prediction that follows is precisely the focal hypothesis: investment in the technical subsystem alone will not deliver circular reconfiguration, because the conversion is performed by the social subsystem. This explains why digital product passports, traceability mandates and Industry 4.0 investment programmes generate compliance data at scale while circular outcomes remain uneven, and it supplies a testable form for a claim that the socio-technical literature has largely made qualitatively.</w:t>
        </w:r>
      </w:ins>
    </w:p>
    <w:p>
      <w:pPr>
        <w:spacing w:after="120"/>
        <w:rPr>
          <w:ins w:id="1274" w:author="Kiro (editorial revision)" w:date="2026-08-14T00:00:00Z"/>
        </w:rPr>
      </w:pPr>
      <w:ins w:id="1273" w:author="Kiro (editorial revision)" w:date="2026-08-14T00:00:00Z">
        <w:r>
          <w:rPr>
            <w:rFonts w:ascii="Times New Roman" w:hAnsi="Times New Roman"/>
          </w:rPr>
          <w:t xml:space="preserve">Consistent with this reading, digital traceability capability is retained as a measured control rather than promoted to a structural path. The theoretical claim is not that digital technology is irrelevant — it is that digital technology is a substrate whose effect on circular value is mediated by calculation and conditioned by accountability. Modelling it as a rival explanation and demonstrating that the accounting mechanism survives its inclusion is a stronger test of that claim than adding it as a second predictor. Section 12 sets out how future work should relax this restriction.</w:t>
        </w:r>
      </w:ins>
    </w:p>
    <w:p>
      <w:pPr>
        <w:spacing w:after="120"/>
      </w:pPr>
      <w:r>
        <w:rPr>
          <w:rFonts w:ascii="Times New Roman" w:hAnsi="Times New Roman"/>
        </w:rPr>
        <w:t xml:space="preserve">The resulting model is presented in Figure 1.</w:t>
      </w:r>
    </w:p>
    <w:p>
      <w:pPr>
        <w:jc w:val="center"/>
      </w:pPr>
      <w:r>
        <w:drawing>
          <wp:inline xmlns:a="http://schemas.openxmlformats.org/drawingml/2006/main" xmlns:pic="http://schemas.openxmlformats.org/drawingml/2006/picture">
            <wp:extent cx="4754880" cy="339015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754880" cy="3390154"/>
                    </a:xfrm>
                    <a:prstGeom prst="rect"/>
                  </pic:spPr>
                </pic:pic>
              </a:graphicData>
            </a:graphic>
          </wp:inline>
        </w:drawing>
      </w:r>
    </w:p>
    <w:p>
      <w:pPr>
        <w:spacing w:line="240" w:lineRule="auto"/>
        <w:jc w:val="center"/>
      </w:pPr>
      <w:ins w:id="1275" w:author="Kiro (editorial revision)" w:date="2026-08-14T00:00:00Z">
        <w:r>
          <w:rPr>
            <w:rFonts w:ascii="Times New Roman" w:hAnsi="Times New Roman"/>
            <w:sz w:val="20"/>
          </w:rPr>
          <w:t xml:space="preserve">Figure 1. The conceptual model, showing hypotheses H1 to H9. Governance quality conditions the transparency-to-integration path; no direct path is specified from accounting capability to value creation. Source: Author(s).</w:t>
        </w:r>
      </w:ins>
    </w:p>
    <w:p>
      <w:pPr>
        <w:spacing w:after="120"/>
      </w:pPr>
      <w:r>
        <w:rPr>
          <w:rFonts w:ascii="Times New Roman" w:hAnsi="Times New Roman"/>
        </w:rPr>
        <w:t xml:space="preserve">Information is not modelled as a cause of governance. The dominant direction in the accounting literature runs from governance to disclosure quality, and while </w:t>
      </w:r>
      <w:del w:id="1276" w:author="Kiro (editorial revision)" w:date="2026-08-14T00:00:00Z">
        <w:r>
          <w:rPr>
            <w:rFonts w:ascii="Times New Roman" w:hAnsi="Times New Roman"/>
          </w:rPr>
          <w:delText xml:space="preserve">Gereffi et al. </w:delText>
        </w:r>
      </w:del>
      <w:ins w:id="1277" w:author="Kiro (editorial revision)" w:date="2026-08-14T00:00:00Z">
        <w:r>
          <w:rPr>
            <w:rFonts w:ascii="Times New Roman" w:hAnsi="Times New Roman"/>
          </w:rPr>
          <w:t xml:space="preserve">Gereffi, Humphrey, and Sturgeon </w:t>
        </w:r>
      </w:ins>
      <w:r>
        <w:rPr>
          <w:rFonts w:ascii="Times New Roman" w:hAnsi="Times New Roman"/>
        </w:rPr>
        <w:t xml:space="preserve">(2005) treat codifiability as determining governance form, they specify slow structural determination of chain architecture, not a short-run actor-level effect. A cross-sectional path from transparency to governance would be confounded by actor sophistication and </w:t>
      </w:r>
      <w:del w:id="1278" w:author="Kiro (editorial revision)" w:date="2026-08-14T00:00:00Z">
        <w:r>
          <w:rPr>
            <w:rFonts w:ascii="Times New Roman" w:hAnsi="Times New Roman"/>
          </w:rPr>
          <w:delText xml:space="preserve">chain </w:delText>
        </w:r>
      </w:del>
      <w:ins w:id="1279" w:author="Kiro (editorial revision)" w:date="2026-08-14T00:00:00Z">
        <w:r>
          <w:rPr>
            <w:rFonts w:ascii="Times New Roman" w:hAnsi="Times New Roman"/>
          </w:rPr>
          <w:t xml:space="preserve">network </w:t>
        </w:r>
      </w:ins>
      <w:r>
        <w:rPr>
          <w:rFonts w:ascii="Times New Roman" w:hAnsi="Times New Roman"/>
        </w:rPr>
        <w:t xml:space="preserve">position, so governance is treated as exogenous and conditioning.</w:t>
      </w:r>
    </w:p>
    <w:p>
      <w:pPr>
        <w:pStyle w:val="Heading1"/>
        <w:spacing w:after="120"/>
      </w:pPr>
      <w:r>
        <w:rPr>
          <w:rFonts w:ascii="Times New Roman" w:hAnsi="Times New Roman"/>
        </w:rPr>
        <w:t xml:space="preserve">4. Hypothesis development</w:t>
      </w:r>
    </w:p>
    <w:p>
      <w:pPr>
        <w:spacing w:after="120"/>
        <w:rPr>
          <w:ins w:id="1281" w:author="Kiro (editorial revision)" w:date="2026-08-14T00:00:00Z"/>
        </w:rPr>
      </w:pPr>
      <w:ins w:id="1280" w:author="Kiro (editorial revision)" w:date="2026-08-14T00:00:00Z">
        <w:r>
          <w:rPr>
            <w:rFonts w:ascii="Times New Roman" w:hAnsi="Times New Roman"/>
          </w:rPr>
          <w:t xml:space="preserve">Nine hypotheses follow, corresponding to the paths in Figure 1. Two are framed to permit disconfirmation, and the framework's failure conditions are stated explicitly in Section 4.4. Each hypothesis is stated, then justified theoretically, then related to the production and net-zero outcome it is intended to explain.</w:t>
        </w:r>
      </w:ins>
    </w:p>
    <w:p>
      <w:pPr>
        <w:pStyle w:val="Heading2"/>
        <w:spacing w:after="120"/>
      </w:pPr>
      <w:r>
        <w:rPr>
          <w:rFonts w:ascii="Times New Roman" w:hAnsi="Times New Roman"/>
        </w:rPr>
        <w:t xml:space="preserve">4.1 The mechanism</w:t>
      </w:r>
    </w:p>
    <w:p>
      <w:pPr>
        <w:spacing w:after="120"/>
        <w:rPr>
          <w:ins w:id="1283" w:author="Kiro (editorial revision)" w:date="2026-08-14T00:00:00Z"/>
        </w:rPr>
      </w:pPr>
      <w:ins w:id="1282" w:author="Kiro (editorial revision)" w:date="2026-08-14T00:00:00Z">
        <w:r>
          <w:rPr>
            <w:rFonts w:ascii="Times New Roman" w:hAnsi="Times New Roman"/>
          </w:rPr>
          <w:t xml:space="preserve">H1. Circular accounting capability is positively associated with circular information transparency. Information cannot be shared before it exists. Where an actor does not quantify rejected volumes, cost spoilage, or estimate the value of an unrecovered by-product, there is no circular information to make visible however willing that actor may be to share. Accounting also codifies, converting tacit awareness that "a lot goes to waste" into transmissible form, and codifiability is what permits cross-boundary coordination (Gereffi, Humphrey, and Sturgeon 2005; Christ and Burritt 2015; Aranda-Usón, Scarpellini, and Moneva 2024). The same logic underlies the carbon case: an emission becomes shareable only once allocated to a physical flow (Xiang et al. 2024). For net-zero manufacturing the implication is direct — the Scope 3 quantities on which chain-level targets depend are constructed by actor-level calculative capacity, not discovered by disclosure mandates.</w:t>
        </w:r>
      </w:ins>
    </w:p>
    <w:p>
      <w:pPr>
        <w:spacing w:after="120"/>
        <w:rPr>
          <w:ins w:id="1285" w:author="Kiro (editorial revision)" w:date="2026-08-14T00:00:00Z"/>
        </w:rPr>
      </w:pPr>
      <w:ins w:id="1284" w:author="Kiro (editorial revision)" w:date="2026-08-14T00:00:00Z">
        <w:r>
          <w:rPr>
            <w:rFonts w:ascii="Times New Roman" w:hAnsi="Times New Roman"/>
          </w:rPr>
          <w:t xml:space="preserve">H2. Circular information transparency is positively associated with circular value-chain integration. Coordinated recovery in a production network requires actors to know what material exists, in what quantity and condition, when, and at what value. Where losses are invisible and downstream prices unknown, partners cannot agree quantities, schedules or shares of a flow they cannot jointly observe (Li et al. 2005; Williams et al. 2013; Kersten et al. 2024; Schaëfer, Kähkönen, and Luzzini 2025). Transparency is the precondition for the joint planning that circular manufacturing requires but linear scheduling does not (Castiglione, Alfieri, and Pastore 2025).</w:t>
        </w:r>
      </w:ins>
    </w:p>
    <w:p>
      <w:pPr>
        <w:spacing w:after="120"/>
        <w:rPr>
          <w:ins w:id="1287" w:author="Kiro (editorial revision)" w:date="2026-08-14T00:00:00Z"/>
        </w:rPr>
      </w:pPr>
      <w:ins w:id="1286" w:author="Kiro (editorial revision)" w:date="2026-08-14T00:00:00Z">
        <w:r>
          <w:rPr>
            <w:rFonts w:ascii="Times New Roman" w:hAnsi="Times New Roman"/>
          </w:rPr>
          <w:t xml:space="preserve">H3. Circular value-chain integration is positively associated with circular value creation performance. Circular and carbon value is realised only through changed material routing, and routing is a joint accomplishment: an actor cannot unilaterally valorise a by-product for which it has no processing capacity, offtake or logistics. Recovery requires aggregation to viable scale, timing against perishability or degradation, and shared assets, and it generates economic, environmental and social value together (Flynn, Huo, and Zhao 2010; Zhu, Sarkis, and Lai 2008; Farooque et al. 2019b; Zils, Howard, and Hopkinson 2023). Process-level evidence from manufacturing confirms that abatement of this kind is achieved at the intersection of value chains rather than within a plant (Cappelletti and Germani 2023).</w:t>
        </w:r>
      </w:ins>
    </w:p>
    <w:p>
      <w:pPr>
        <w:spacing w:after="120"/>
        <w:rPr>
          <w:ins w:id="1289" w:author="Kiro (editorial revision)" w:date="2026-08-14T00:00:00Z"/>
        </w:rPr>
      </w:pPr>
      <w:ins w:id="1288" w:author="Kiro (editorial revision)" w:date="2026-08-14T00:00:00Z">
        <w:r>
          <w:rPr>
            <w:rFonts w:ascii="Times New Roman" w:hAnsi="Times New Roman"/>
          </w:rPr>
          <w:t xml:space="preserve">H4. Circular accounting capability is positively associated with circular value-chain integration, over and above its indirect effect through transparency. Not every route from measurement to joint action passes through network-wide visibility. An actor that has appraised a recovery opportunity gains bargaining and initiating capacity: it can propose an arrangement, quantify the mutual gain and negotiate a share without the information becoming generally visible. This is the mechanism by which a well-instrumented processor initiates a recovery arrangement that no passport or platform disclosed.</w:t>
        </w:r>
      </w:ins>
    </w:p>
    <w:p>
      <w:pPr>
        <w:spacing w:after="120"/>
        <w:rPr>
          <w:ins w:id="1291" w:author="Kiro (editorial revision)" w:date="2026-08-14T00:00:00Z"/>
        </w:rPr>
      </w:pPr>
      <w:ins w:id="1290" w:author="Kiro (editorial revision)" w:date="2026-08-14T00:00:00Z">
        <w:r>
          <w:rPr>
            <w:rFonts w:ascii="Times New Roman" w:hAnsi="Times New Roman"/>
          </w:rPr>
          <w:t xml:space="preserve">H5. The direct association between circular information transparency and circular value creation performance is weak or non-significant once integration is accounted for. This hypothesis is framed to be disconfirmed. The claim is that information does not create circular value; changed material routing does. A strong direct effect net of integration would favour a simpler information-economics explanation — transparency improves bargaining, prices rise, and value is captured with no change in material flows — over the mediated conditional account (Sodhi and Tang 2019; Aureli, Foschi, and Paletta 2025). The distinction matters for net-zero policy, because a transparency instrument that raises captured value without altering physical flows delivers no abatement.</w:t>
        </w:r>
      </w:ins>
    </w:p>
    <w:p>
      <w:pPr>
        <w:spacing w:after="120"/>
      </w:pPr>
      <w:r>
        <w:rPr>
          <w:rFonts w:ascii="Times New Roman" w:hAnsi="Times New Roman"/>
        </w:rPr>
        <w:t xml:space="preserve">H6a. Circular governance quality is positively associated with circular value-chain integration. Clear responsibility, joint monitoring, participatory decision-making and enforceable commitment lower the safeguarding costs of cooperation, making actors willing to commit dedicated assets to recovery activities they would otherwise </w:t>
      </w:r>
      <w:del w:id="1292" w:author="Kiro (editorial revision)" w:date="2026-08-14T00:00:00Z">
        <w:r>
          <w:rPr>
            <w:rFonts w:ascii="Times New Roman" w:hAnsi="Times New Roman"/>
          </w:rPr>
          <w:delText xml:space="preserve">avoid.</w:delText>
        </w:r>
      </w:del>
      <w:ins w:id="1293" w:author="Kiro (editorial revision)" w:date="2026-08-14T00:00:00Z">
        <w:r>
          <w:rPr>
            <w:rFonts w:ascii="Times New Roman" w:hAnsi="Times New Roman"/>
          </w:rPr>
          <w:t xml:space="preserve">avoid (Marttinen and Kähkönen 2022; Saunila, Ukko, and Jääskeläinen 2024).</w:t>
        </w:r>
      </w:ins>
    </w:p>
    <w:p>
      <w:pPr>
        <w:spacing w:after="120"/>
        <w:rPr>
          <w:ins w:id="1295" w:author="Kiro (editorial revision)" w:date="2026-08-14T00:00:00Z"/>
        </w:rPr>
      </w:pPr>
      <w:ins w:id="1294" w:author="Kiro (editorial revision)" w:date="2026-08-14T00:00:00Z">
        <w:r>
          <w:rPr>
            <w:rFonts w:ascii="Times New Roman" w:hAnsi="Times New Roman"/>
          </w:rPr>
          <w:t xml:space="preserve">H6b (focal). Circular governance quality positively moderates the relationship between circular information transparency and circular value-chain integration, such that the relationship is stronger where governance quality is higher. The argument is developed in Section 3.3. Where governance is weak the same information is inert or counterproductive: it reveals an opportunity that no actor is empowered, obliged or safe to act upon. Supporting evidence is scattered across literatures but has never been estimated as a moderation: Gualandris et al. (2015) on verification aligning accountability; Sodhi and Tang (2019) on inert transparency; Aureli, Foschi, and Paletta (2025) on participatory process alongside accounting information; Williams et al. (2013) on conditional visibility; Kristoffersen et al. (2021) on capability requiring orchestration; Chowdhury et al. (2022) and Wang et al. (2026c) on structural and digital contingencies in comparable models; Agyemang et al. (2026) on passports requiring ecosystem orchestration. The predicted form is illustrated in Figure 2.</w:t>
        </w:r>
      </w:ins>
    </w:p>
    <w:p>
      <w:pPr>
        <w:jc w:val="center"/>
      </w:pPr>
      <w:r>
        <w:drawing>
          <wp:inline xmlns:a="http://schemas.openxmlformats.org/drawingml/2006/main" xmlns:pic="http://schemas.openxmlformats.org/drawingml/2006/picture">
            <wp:extent cx="4754880" cy="290944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754880" cy="2909444"/>
                    </a:xfrm>
                    <a:prstGeom prst="rect"/>
                  </pic:spPr>
                </pic:pic>
              </a:graphicData>
            </a:graphic>
          </wp:inline>
        </w:drawing>
      </w:r>
    </w:p>
    <w:p>
      <w:pPr>
        <w:spacing w:line="240" w:lineRule="auto"/>
        <w:jc w:val="center"/>
      </w:pPr>
      <w:ins w:id="1296" w:author="Kiro (editorial revision)" w:date="2026-08-14T00:00:00Z">
        <w:r>
          <w:rPr>
            <w:rFonts w:ascii="Times New Roman" w:hAnsi="Times New Roman"/>
            <w:sz w:val="20"/>
          </w:rPr>
          <w:t xml:space="preserve">Figure 2. Predicted form of the focal moderation (H6b), schematic. Slopes diverge with governance quality and approach zero where it is weak. The figure illustrates the hypothesis only; it is not an empirical result. Source: Author(s).</w:t>
        </w:r>
      </w:ins>
    </w:p>
    <w:p>
      <w:pPr>
        <w:pStyle w:val="Heading2"/>
        <w:spacing w:after="120"/>
      </w:pPr>
      <w:r>
        <w:rPr>
          <w:rFonts w:ascii="Times New Roman" w:hAnsi="Times New Roman"/>
        </w:rPr>
        <w:t xml:space="preserve">4.2 Indirect and conditional effects</w:t>
      </w:r>
    </w:p>
    <w:p>
      <w:pPr>
        <w:spacing w:after="120"/>
      </w:pPr>
      <w:r>
        <w:rPr>
          <w:rFonts w:ascii="Times New Roman" w:hAnsi="Times New Roman"/>
        </w:rPr>
        <w:t xml:space="preserve">H7. Circular information transparency mediates the relationship between circular accounting capability and circular value-chain integration; complementary (partial) mediation is expected given H4.</w:t>
      </w:r>
    </w:p>
    <w:p>
      <w:pPr>
        <w:spacing w:after="120"/>
      </w:pPr>
      <w:r>
        <w:rPr>
          <w:rFonts w:ascii="Times New Roman" w:hAnsi="Times New Roman"/>
        </w:rPr>
        <w:t xml:space="preserve">H8. Circular value-chain integration mediates the relationship between transparency and circular value creation; indirect-only (full) mediation is expected given H5.</w:t>
      </w:r>
    </w:p>
    <w:p>
      <w:pPr>
        <w:spacing w:after="120"/>
      </w:pPr>
      <w:r>
        <w:rPr>
          <w:rFonts w:ascii="Times New Roman" w:hAnsi="Times New Roman"/>
        </w:rPr>
        <w:t xml:space="preserve">H9. Transparency and integration serially mediate the relationship between circular accounting capability and circular value creation. Because no direct path from capability to value creation is specified, the claim is clean: the effect of accounting on circular value creation is entirely indirect. Accounting does not create value; it makes value creation organisable. Because governance moderates a path inside the mediated </w:t>
      </w:r>
      <w:del w:id="1297" w:author="Kiro (editorial revision)" w:date="2026-08-14T00:00:00Z">
        <w:r>
          <w:rPr>
            <w:rFonts w:ascii="Times New Roman" w:hAnsi="Times New Roman"/>
          </w:rPr>
          <w:delText xml:space="preserve">chain </w:delText>
        </w:r>
      </w:del>
      <w:ins w:id="1298" w:author="Kiro (editorial revision)" w:date="2026-08-14T00:00:00Z">
        <w:r>
          <w:rPr>
            <w:rFonts w:ascii="Times New Roman" w:hAnsi="Times New Roman"/>
          </w:rPr>
          <w:t xml:space="preserve">chain, </w:t>
        </w:r>
      </w:ins>
      <w:r>
        <w:rPr>
          <w:rFonts w:ascii="Times New Roman" w:hAnsi="Times New Roman"/>
        </w:rPr>
        <w:t xml:space="preserve">that indirect effect is itself conditional, so an index of moderated mediation is required, and the conditional indirect effect is the study's central empirical quantity.</w:t>
      </w:r>
      <w:del w:id="1299" w:author="Kiro (editorial revision)" w:date="2026-08-14T00:00:00Z">
        <w:r>
          <w:rPr>
            <w:rFonts w:ascii="Times New Roman" w:hAnsi="Times New Roman"/>
          </w:rPr>
          <w:delText xml:space="preserve">Table II summarises all nine hypotheses, their type and expected sign, and the construct abbreviations used throughout.</w:delText>
        </w:r>
      </w:del>
    </w:p>
    <w:p>
      <w:pPr>
        <w:spacing w:after="120"/>
        <w:rPr>
          <w:ins w:id="1301" w:author="Kiro (editorial revision)" w:date="2026-08-14T00:00:00Z"/>
        </w:rPr>
      </w:pPr>
      <w:ins w:id="1300" w:author="Kiro (editorial revision)" w:date="2026-08-14T00:00:00Z">
        <w:r>
          <w:rPr>
            <w:rFonts w:ascii="Times New Roman" w:hAnsi="Times New Roman"/>
          </w:rPr>
          <w:t xml:space="preserve">Table 2 summarises all nine hypotheses, their type and expected sign, and the construct abbreviations used throughout.</w:t>
        </w:r>
      </w:ins>
    </w:p>
    <w:p>
      <w:pPr>
        <w:spacing w:line="240" w:lineRule="auto" w:before="240"/>
        <w:rPr>
          <w:ins w:id="1303" w:author="Kiro (editorial revision)" w:date="2026-08-14T00:00:00Z"/>
        </w:rPr>
      </w:pPr>
      <w:ins w:id="1302" w:author="Kiro (editorial revision)" w:date="2026-08-14T00:00:00Z">
        <w:r>
          <w:rPr>
            <w:rFonts w:ascii="Times New Roman" w:hAnsi="Times New Roman"/>
            <w:b/>
            <w:sz w:val="20"/>
          </w:rPr>
          <w:t xml:space="preserve">Table 2. Summary of hypotheses</w:t>
        </w:r>
      </w:ins>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pPr>
            <w:ins w:id="1304" w:author="Kiro (editorial revision)" w:date="2026-08-14T00:00:00Z">
              <w:r>
                <w:rPr>
                  <w:rFonts w:ascii="Times New Roman" w:hAnsi="Times New Roman"/>
                  <w:b/>
                  <w:sz w:val="18"/>
                </w:rPr>
                <w:t xml:space="preserve">No.</w:t>
              </w:r>
            </w:ins>
          </w:p>
        </w:tc>
        <w:tc>
          <w:tcPr>
            <w:tcW w:type="dxa" w:w="1872"/>
            <w:shd w:val="clear" w:fill="EFEFEF"/>
          </w:tcPr>
          <w:p>
            <w:pPr>
              <w:spacing w:line="240" w:lineRule="auto"/>
            </w:pPr>
            <w:ins w:id="1305" w:author="Kiro (editorial revision)" w:date="2026-08-14T00:00:00Z">
              <w:r>
                <w:rPr>
                  <w:rFonts w:ascii="Times New Roman" w:hAnsi="Times New Roman"/>
                  <w:b/>
                  <w:sz w:val="18"/>
                </w:rPr>
                <w:t xml:space="preserve">Relationship</w:t>
              </w:r>
            </w:ins>
          </w:p>
        </w:tc>
        <w:tc>
          <w:tcPr>
            <w:tcW w:type="dxa" w:w="1872"/>
            <w:shd w:val="clear" w:fill="EFEFEF"/>
          </w:tcPr>
          <w:p>
            <w:pPr>
              <w:spacing w:line="240" w:lineRule="auto"/>
            </w:pPr>
            <w:ins w:id="1306" w:author="Kiro (editorial revision)" w:date="2026-08-14T00:00:00Z">
              <w:r>
                <w:rPr>
                  <w:rFonts w:ascii="Times New Roman" w:hAnsi="Times New Roman"/>
                  <w:b/>
                  <w:sz w:val="18"/>
                </w:rPr>
                <w:t xml:space="preserve">Type</w:t>
              </w:r>
            </w:ins>
          </w:p>
        </w:tc>
        <w:tc>
          <w:tcPr>
            <w:tcW w:type="dxa" w:w="1872"/>
            <w:shd w:val="clear" w:fill="EFEFEF"/>
          </w:tcPr>
          <w:p>
            <w:pPr>
              <w:spacing w:line="240" w:lineRule="auto"/>
            </w:pPr>
            <w:ins w:id="1307" w:author="Kiro (editorial revision)" w:date="2026-08-14T00:00:00Z">
              <w:r>
                <w:rPr>
                  <w:rFonts w:ascii="Times New Roman" w:hAnsi="Times New Roman"/>
                  <w:b/>
                  <w:sz w:val="18"/>
                </w:rPr>
                <w:t xml:space="preserve">Expected sign</w:t>
              </w:r>
            </w:ins>
          </w:p>
        </w:tc>
        <w:tc>
          <w:tcPr>
            <w:tcW w:type="dxa" w:w="1872"/>
            <w:shd w:val="clear" w:fill="EFEFEF"/>
          </w:tcPr>
          <w:p>
            <w:pPr>
              <w:spacing w:line="240" w:lineRule="auto"/>
            </w:pPr>
            <w:ins w:id="1308" w:author="Kiro (editorial revision)" w:date="2026-08-14T00:00:00Z">
              <w:r>
                <w:rPr>
                  <w:rFonts w:ascii="Times New Roman" w:hAnsi="Times New Roman"/>
                  <w:b/>
                  <w:sz w:val="18"/>
                </w:rPr>
                <w:t xml:space="preserve">Role in the argument</w:t>
              </w:r>
            </w:ins>
          </w:p>
        </w:tc>
      </w:tr>
      <w:tr>
        <w:tc>
          <w:tcPr>
            <w:tcW w:type="dxa" w:w="1872"/>
          </w:tcPr>
          <w:p>
            <w:pPr>
              <w:spacing w:line="240" w:lineRule="auto"/>
            </w:pPr>
            <w:ins w:id="1309" w:author="Kiro (editorial revision)" w:date="2026-08-14T00:00:00Z">
              <w:r>
                <w:rPr>
                  <w:rFonts w:ascii="Times New Roman" w:hAnsi="Times New Roman"/>
                  <w:sz w:val="18"/>
                </w:rPr>
                <w:t xml:space="preserve">H1</w:t>
              </w:r>
            </w:ins>
          </w:p>
        </w:tc>
        <w:tc>
          <w:tcPr>
            <w:tcW w:type="dxa" w:w="1872"/>
          </w:tcPr>
          <w:p>
            <w:pPr>
              <w:spacing w:line="240" w:lineRule="auto"/>
            </w:pPr>
            <w:ins w:id="1310" w:author="Kiro (editorial revision)" w:date="2026-08-14T00:00:00Z">
              <w:r>
                <w:rPr>
                  <w:rFonts w:ascii="Times New Roman" w:hAnsi="Times New Roman"/>
                  <w:sz w:val="18"/>
                </w:rPr>
                <w:t xml:space="preserve">CAC → CIT</w:t>
              </w:r>
            </w:ins>
          </w:p>
        </w:tc>
        <w:tc>
          <w:tcPr>
            <w:tcW w:type="dxa" w:w="1872"/>
          </w:tcPr>
          <w:p>
            <w:pPr>
              <w:spacing w:line="240" w:lineRule="auto"/>
            </w:pPr>
            <w:ins w:id="1311" w:author="Kiro (editorial revision)" w:date="2026-08-14T00:00:00Z">
              <w:r>
                <w:rPr>
                  <w:rFonts w:ascii="Times New Roman" w:hAnsi="Times New Roman"/>
                  <w:sz w:val="18"/>
                </w:rPr>
                <w:t xml:space="preserve">Direct</w:t>
              </w:r>
            </w:ins>
          </w:p>
        </w:tc>
        <w:tc>
          <w:tcPr>
            <w:tcW w:type="dxa" w:w="1872"/>
          </w:tcPr>
          <w:p>
            <w:pPr>
              <w:spacing w:line="240" w:lineRule="auto"/>
            </w:pPr>
            <w:ins w:id="1312" w:author="Kiro (editorial revision)" w:date="2026-08-14T00:00:00Z">
              <w:r>
                <w:rPr>
                  <w:rFonts w:ascii="Times New Roman" w:hAnsi="Times New Roman"/>
                  <w:sz w:val="18"/>
                </w:rPr>
                <w:t xml:space="preserve">+</w:t>
              </w:r>
            </w:ins>
          </w:p>
        </w:tc>
        <w:tc>
          <w:tcPr>
            <w:tcW w:type="dxa" w:w="1872"/>
          </w:tcPr>
          <w:p>
            <w:pPr>
              <w:spacing w:line="240" w:lineRule="auto"/>
            </w:pPr>
            <w:ins w:id="1313" w:author="Kiro (editorial revision)" w:date="2026-08-14T00:00:00Z">
              <w:r>
                <w:rPr>
                  <w:rFonts w:ascii="Times New Roman" w:hAnsi="Times New Roman"/>
                  <w:sz w:val="18"/>
                </w:rPr>
                <w:t xml:space="preserve">Premise: measurement precedes visibility</w:t>
              </w:r>
            </w:ins>
          </w:p>
        </w:tc>
      </w:tr>
      <w:tr>
        <w:tc>
          <w:tcPr>
            <w:tcW w:type="dxa" w:w="1872"/>
          </w:tcPr>
          <w:p>
            <w:pPr>
              <w:spacing w:line="240" w:lineRule="auto"/>
            </w:pPr>
            <w:ins w:id="1314" w:author="Kiro (editorial revision)" w:date="2026-08-14T00:00:00Z">
              <w:r>
                <w:rPr>
                  <w:rFonts w:ascii="Times New Roman" w:hAnsi="Times New Roman"/>
                  <w:sz w:val="18"/>
                </w:rPr>
                <w:t xml:space="preserve">H2</w:t>
              </w:r>
            </w:ins>
          </w:p>
        </w:tc>
        <w:tc>
          <w:tcPr>
            <w:tcW w:type="dxa" w:w="1872"/>
          </w:tcPr>
          <w:p>
            <w:pPr>
              <w:spacing w:line="240" w:lineRule="auto"/>
            </w:pPr>
            <w:ins w:id="1315" w:author="Kiro (editorial revision)" w:date="2026-08-14T00:00:00Z">
              <w:r>
                <w:rPr>
                  <w:rFonts w:ascii="Times New Roman" w:hAnsi="Times New Roman"/>
                  <w:sz w:val="18"/>
                </w:rPr>
                <w:t xml:space="preserve">CIT → CVCI</w:t>
              </w:r>
            </w:ins>
          </w:p>
        </w:tc>
        <w:tc>
          <w:tcPr>
            <w:tcW w:type="dxa" w:w="1872"/>
          </w:tcPr>
          <w:p>
            <w:pPr>
              <w:spacing w:line="240" w:lineRule="auto"/>
            </w:pPr>
            <w:ins w:id="1316" w:author="Kiro (editorial revision)" w:date="2026-08-14T00:00:00Z">
              <w:r>
                <w:rPr>
                  <w:rFonts w:ascii="Times New Roman" w:hAnsi="Times New Roman"/>
                  <w:sz w:val="18"/>
                </w:rPr>
                <w:t xml:space="preserve">Direct</w:t>
              </w:r>
            </w:ins>
          </w:p>
        </w:tc>
        <w:tc>
          <w:tcPr>
            <w:tcW w:type="dxa" w:w="1872"/>
          </w:tcPr>
          <w:p>
            <w:pPr>
              <w:spacing w:line="240" w:lineRule="auto"/>
            </w:pPr>
            <w:ins w:id="1317" w:author="Kiro (editorial revision)" w:date="2026-08-14T00:00:00Z">
              <w:r>
                <w:rPr>
                  <w:rFonts w:ascii="Times New Roman" w:hAnsi="Times New Roman"/>
                  <w:sz w:val="18"/>
                </w:rPr>
                <w:t xml:space="preserve">+</w:t>
              </w:r>
            </w:ins>
          </w:p>
        </w:tc>
        <w:tc>
          <w:tcPr>
            <w:tcW w:type="dxa" w:w="1872"/>
          </w:tcPr>
          <w:p>
            <w:pPr>
              <w:spacing w:line="240" w:lineRule="auto"/>
            </w:pPr>
            <w:ins w:id="1318" w:author="Kiro (editorial revision)" w:date="2026-08-14T00:00:00Z">
              <w:r>
                <w:rPr>
                  <w:rFonts w:ascii="Times New Roman" w:hAnsi="Times New Roman"/>
                  <w:sz w:val="18"/>
                </w:rPr>
                <w:t xml:space="preserve">Premise: visibility enables joint action</w:t>
              </w:r>
            </w:ins>
          </w:p>
        </w:tc>
      </w:tr>
      <w:tr>
        <w:tc>
          <w:tcPr>
            <w:tcW w:type="dxa" w:w="1872"/>
          </w:tcPr>
          <w:p>
            <w:pPr>
              <w:spacing w:line="240" w:lineRule="auto"/>
            </w:pPr>
            <w:ins w:id="1319" w:author="Kiro (editorial revision)" w:date="2026-08-14T00:00:00Z">
              <w:r>
                <w:rPr>
                  <w:rFonts w:ascii="Times New Roman" w:hAnsi="Times New Roman"/>
                  <w:sz w:val="18"/>
                </w:rPr>
                <w:t xml:space="preserve">H3</w:t>
              </w:r>
            </w:ins>
          </w:p>
        </w:tc>
        <w:tc>
          <w:tcPr>
            <w:tcW w:type="dxa" w:w="1872"/>
          </w:tcPr>
          <w:p>
            <w:pPr>
              <w:spacing w:line="240" w:lineRule="auto"/>
            </w:pPr>
            <w:ins w:id="1320" w:author="Kiro (editorial revision)" w:date="2026-08-14T00:00:00Z">
              <w:r>
                <w:rPr>
                  <w:rFonts w:ascii="Times New Roman" w:hAnsi="Times New Roman"/>
                  <w:sz w:val="18"/>
                </w:rPr>
                <w:t xml:space="preserve">CVCI → CVCP</w:t>
              </w:r>
            </w:ins>
          </w:p>
        </w:tc>
        <w:tc>
          <w:tcPr>
            <w:tcW w:type="dxa" w:w="1872"/>
          </w:tcPr>
          <w:p>
            <w:pPr>
              <w:spacing w:line="240" w:lineRule="auto"/>
            </w:pPr>
            <w:ins w:id="1321" w:author="Kiro (editorial revision)" w:date="2026-08-14T00:00:00Z">
              <w:r>
                <w:rPr>
                  <w:rFonts w:ascii="Times New Roman" w:hAnsi="Times New Roman"/>
                  <w:sz w:val="18"/>
                </w:rPr>
                <w:t xml:space="preserve">Direct</w:t>
              </w:r>
            </w:ins>
          </w:p>
        </w:tc>
        <w:tc>
          <w:tcPr>
            <w:tcW w:type="dxa" w:w="1872"/>
          </w:tcPr>
          <w:p>
            <w:pPr>
              <w:spacing w:line="240" w:lineRule="auto"/>
            </w:pPr>
            <w:ins w:id="1322" w:author="Kiro (editorial revision)" w:date="2026-08-14T00:00:00Z">
              <w:r>
                <w:rPr>
                  <w:rFonts w:ascii="Times New Roman" w:hAnsi="Times New Roman"/>
                  <w:sz w:val="18"/>
                </w:rPr>
                <w:t xml:space="preserve">+</w:t>
              </w:r>
            </w:ins>
          </w:p>
        </w:tc>
        <w:tc>
          <w:tcPr>
            <w:tcW w:type="dxa" w:w="1872"/>
          </w:tcPr>
          <w:p>
            <w:pPr>
              <w:spacing w:line="240" w:lineRule="auto"/>
            </w:pPr>
            <w:ins w:id="1323" w:author="Kiro (editorial revision)" w:date="2026-08-14T00:00:00Z">
              <w:r>
                <w:rPr>
                  <w:rFonts w:ascii="Times New Roman" w:hAnsi="Times New Roman"/>
                  <w:sz w:val="18"/>
                </w:rPr>
                <w:t xml:space="preserve">Premise: joint action creates circular value</w:t>
              </w:r>
            </w:ins>
          </w:p>
        </w:tc>
      </w:tr>
      <w:tr>
        <w:tc>
          <w:tcPr>
            <w:tcW w:type="dxa" w:w="1872"/>
          </w:tcPr>
          <w:p>
            <w:pPr>
              <w:spacing w:line="240" w:lineRule="auto"/>
            </w:pPr>
            <w:ins w:id="1324" w:author="Kiro (editorial revision)" w:date="2026-08-14T00:00:00Z">
              <w:r>
                <w:rPr>
                  <w:rFonts w:ascii="Times New Roman" w:hAnsi="Times New Roman"/>
                  <w:sz w:val="18"/>
                </w:rPr>
                <w:t xml:space="preserve">H4</w:t>
              </w:r>
            </w:ins>
          </w:p>
        </w:tc>
        <w:tc>
          <w:tcPr>
            <w:tcW w:type="dxa" w:w="1872"/>
          </w:tcPr>
          <w:p>
            <w:pPr>
              <w:spacing w:line="240" w:lineRule="auto"/>
            </w:pPr>
            <w:ins w:id="1325" w:author="Kiro (editorial revision)" w:date="2026-08-14T00:00:00Z">
              <w:r>
                <w:rPr>
                  <w:rFonts w:ascii="Times New Roman" w:hAnsi="Times New Roman"/>
                  <w:sz w:val="18"/>
                </w:rPr>
                <w:t xml:space="preserve">CAC → CVCI</w:t>
              </w:r>
            </w:ins>
          </w:p>
        </w:tc>
        <w:tc>
          <w:tcPr>
            <w:tcW w:type="dxa" w:w="1872"/>
          </w:tcPr>
          <w:p>
            <w:pPr>
              <w:spacing w:line="240" w:lineRule="auto"/>
            </w:pPr>
            <w:ins w:id="1326" w:author="Kiro (editorial revision)" w:date="2026-08-14T00:00:00Z">
              <w:r>
                <w:rPr>
                  <w:rFonts w:ascii="Times New Roman" w:hAnsi="Times New Roman"/>
                  <w:sz w:val="18"/>
                </w:rPr>
                <w:t xml:space="preserve">Direct</w:t>
              </w:r>
            </w:ins>
          </w:p>
        </w:tc>
        <w:tc>
          <w:tcPr>
            <w:tcW w:type="dxa" w:w="1872"/>
          </w:tcPr>
          <w:p>
            <w:pPr>
              <w:spacing w:line="240" w:lineRule="auto"/>
            </w:pPr>
            <w:ins w:id="1327" w:author="Kiro (editorial revision)" w:date="2026-08-14T00:00:00Z">
              <w:r>
                <w:rPr>
                  <w:rFonts w:ascii="Times New Roman" w:hAnsi="Times New Roman"/>
                  <w:sz w:val="18"/>
                </w:rPr>
                <w:t xml:space="preserve">+</w:t>
              </w:r>
            </w:ins>
          </w:p>
        </w:tc>
        <w:tc>
          <w:tcPr>
            <w:tcW w:type="dxa" w:w="1872"/>
          </w:tcPr>
          <w:p>
            <w:pPr>
              <w:spacing w:line="240" w:lineRule="auto"/>
            </w:pPr>
            <w:ins w:id="1328" w:author="Kiro (editorial revision)" w:date="2026-08-14T00:00:00Z">
              <w:r>
                <w:rPr>
                  <w:rFonts w:ascii="Times New Roman" w:hAnsi="Times New Roman"/>
                  <w:sz w:val="18"/>
                </w:rPr>
                <w:t xml:space="preserve">Partial direct route</w:t>
              </w:r>
            </w:ins>
          </w:p>
        </w:tc>
      </w:tr>
      <w:tr>
        <w:tc>
          <w:tcPr>
            <w:tcW w:type="dxa" w:w="1872"/>
          </w:tcPr>
          <w:p>
            <w:pPr>
              <w:spacing w:line="240" w:lineRule="auto"/>
            </w:pPr>
            <w:ins w:id="1329" w:author="Kiro (editorial revision)" w:date="2026-08-14T00:00:00Z">
              <w:r>
                <w:rPr>
                  <w:rFonts w:ascii="Times New Roman" w:hAnsi="Times New Roman"/>
                  <w:sz w:val="18"/>
                </w:rPr>
                <w:t xml:space="preserve">H5</w:t>
              </w:r>
            </w:ins>
          </w:p>
        </w:tc>
        <w:tc>
          <w:tcPr>
            <w:tcW w:type="dxa" w:w="1872"/>
          </w:tcPr>
          <w:p>
            <w:pPr>
              <w:spacing w:line="240" w:lineRule="auto"/>
            </w:pPr>
            <w:ins w:id="1330" w:author="Kiro (editorial revision)" w:date="2026-08-14T00:00:00Z">
              <w:r>
                <w:rPr>
                  <w:rFonts w:ascii="Times New Roman" w:hAnsi="Times New Roman"/>
                  <w:sz w:val="18"/>
                </w:rPr>
                <w:t xml:space="preserve">CIT → CVCP</w:t>
              </w:r>
            </w:ins>
          </w:p>
        </w:tc>
        <w:tc>
          <w:tcPr>
            <w:tcW w:type="dxa" w:w="1872"/>
          </w:tcPr>
          <w:p>
            <w:pPr>
              <w:spacing w:line="240" w:lineRule="auto"/>
            </w:pPr>
            <w:ins w:id="1331" w:author="Kiro (editorial revision)" w:date="2026-08-14T00:00:00Z">
              <w:r>
                <w:rPr>
                  <w:rFonts w:ascii="Times New Roman" w:hAnsi="Times New Roman"/>
                  <w:sz w:val="18"/>
                </w:rPr>
                <w:t xml:space="preserve">Direct</w:t>
              </w:r>
            </w:ins>
          </w:p>
        </w:tc>
        <w:tc>
          <w:tcPr>
            <w:tcW w:type="dxa" w:w="1872"/>
          </w:tcPr>
          <w:p>
            <w:pPr>
              <w:spacing w:line="240" w:lineRule="auto"/>
            </w:pPr>
            <w:ins w:id="1332" w:author="Kiro (editorial revision)" w:date="2026-08-14T00:00:00Z">
              <w:r>
                <w:rPr>
                  <w:rFonts w:ascii="Times New Roman" w:hAnsi="Times New Roman"/>
                  <w:sz w:val="18"/>
                </w:rPr>
                <w:t xml:space="preserve">≈ 0 / ns</w:t>
              </w:r>
            </w:ins>
          </w:p>
        </w:tc>
        <w:tc>
          <w:tcPr>
            <w:tcW w:type="dxa" w:w="1872"/>
          </w:tcPr>
          <w:p>
            <w:pPr>
              <w:spacing w:line="240" w:lineRule="auto"/>
            </w:pPr>
            <w:ins w:id="1333" w:author="Kiro (editorial revision)" w:date="2026-08-14T00:00:00Z">
              <w:r>
                <w:rPr>
                  <w:rFonts w:ascii="Times New Roman" w:hAnsi="Times New Roman"/>
                  <w:sz w:val="18"/>
                </w:rPr>
                <w:t xml:space="preserve">Falsification test</w:t>
              </w:r>
            </w:ins>
          </w:p>
        </w:tc>
      </w:tr>
      <w:tr>
        <w:tc>
          <w:tcPr>
            <w:tcW w:type="dxa" w:w="1872"/>
          </w:tcPr>
          <w:p>
            <w:pPr>
              <w:spacing w:line="240" w:lineRule="auto"/>
            </w:pPr>
            <w:ins w:id="1334" w:author="Kiro (editorial revision)" w:date="2026-08-14T00:00:00Z">
              <w:r>
                <w:rPr>
                  <w:rFonts w:ascii="Times New Roman" w:hAnsi="Times New Roman"/>
                  <w:sz w:val="18"/>
                </w:rPr>
                <w:t xml:space="preserve">H6a</w:t>
              </w:r>
            </w:ins>
          </w:p>
        </w:tc>
        <w:tc>
          <w:tcPr>
            <w:tcW w:type="dxa" w:w="1872"/>
          </w:tcPr>
          <w:p>
            <w:pPr>
              <w:spacing w:line="240" w:lineRule="auto"/>
            </w:pPr>
            <w:ins w:id="1335" w:author="Kiro (editorial revision)" w:date="2026-08-14T00:00:00Z">
              <w:r>
                <w:rPr>
                  <w:rFonts w:ascii="Times New Roman" w:hAnsi="Times New Roman"/>
                  <w:sz w:val="18"/>
                </w:rPr>
                <w:t xml:space="preserve">CGQ → CVCI</w:t>
              </w:r>
            </w:ins>
          </w:p>
        </w:tc>
        <w:tc>
          <w:tcPr>
            <w:tcW w:type="dxa" w:w="1872"/>
          </w:tcPr>
          <w:p>
            <w:pPr>
              <w:spacing w:line="240" w:lineRule="auto"/>
            </w:pPr>
            <w:ins w:id="1336" w:author="Kiro (editorial revision)" w:date="2026-08-14T00:00:00Z">
              <w:r>
                <w:rPr>
                  <w:rFonts w:ascii="Times New Roman" w:hAnsi="Times New Roman"/>
                  <w:sz w:val="18"/>
                </w:rPr>
                <w:t xml:space="preserve">Direct</w:t>
              </w:r>
            </w:ins>
          </w:p>
        </w:tc>
        <w:tc>
          <w:tcPr>
            <w:tcW w:type="dxa" w:w="1872"/>
          </w:tcPr>
          <w:p>
            <w:pPr>
              <w:spacing w:line="240" w:lineRule="auto"/>
            </w:pPr>
            <w:ins w:id="1337" w:author="Kiro (editorial revision)" w:date="2026-08-14T00:00:00Z">
              <w:r>
                <w:rPr>
                  <w:rFonts w:ascii="Times New Roman" w:hAnsi="Times New Roman"/>
                  <w:sz w:val="18"/>
                </w:rPr>
                <w:t xml:space="preserve">+</w:t>
              </w:r>
            </w:ins>
          </w:p>
        </w:tc>
        <w:tc>
          <w:tcPr>
            <w:tcW w:type="dxa" w:w="1872"/>
          </w:tcPr>
          <w:p>
            <w:pPr>
              <w:spacing w:line="240" w:lineRule="auto"/>
            </w:pPr>
            <w:ins w:id="1338" w:author="Kiro (editorial revision)" w:date="2026-08-14T00:00:00Z">
              <w:r>
                <w:rPr>
                  <w:rFonts w:ascii="Times New Roman" w:hAnsi="Times New Roman"/>
                  <w:sz w:val="18"/>
                </w:rPr>
                <w:t xml:space="preserve">Required for the interaction</w:t>
              </w:r>
            </w:ins>
          </w:p>
        </w:tc>
      </w:tr>
      <w:tr>
        <w:tc>
          <w:tcPr>
            <w:tcW w:type="dxa" w:w="1872"/>
          </w:tcPr>
          <w:p>
            <w:pPr>
              <w:spacing w:line="240" w:lineRule="auto"/>
            </w:pPr>
            <w:ins w:id="1339" w:author="Kiro (editorial revision)" w:date="2026-08-14T00:00:00Z">
              <w:r>
                <w:rPr>
                  <w:rFonts w:ascii="Times New Roman" w:hAnsi="Times New Roman"/>
                  <w:sz w:val="18"/>
                </w:rPr>
                <w:t xml:space="preserve">H6b</w:t>
              </w:r>
            </w:ins>
          </w:p>
        </w:tc>
        <w:tc>
          <w:tcPr>
            <w:tcW w:type="dxa" w:w="1872"/>
          </w:tcPr>
          <w:p>
            <w:pPr>
              <w:spacing w:line="240" w:lineRule="auto"/>
            </w:pPr>
            <w:ins w:id="1340" w:author="Kiro (editorial revision)" w:date="2026-08-14T00:00:00Z">
              <w:r>
                <w:rPr>
                  <w:rFonts w:ascii="Times New Roman" w:hAnsi="Times New Roman"/>
                  <w:sz w:val="18"/>
                </w:rPr>
                <w:t xml:space="preserve">CIT × CGQ → CVCI</w:t>
              </w:r>
            </w:ins>
          </w:p>
        </w:tc>
        <w:tc>
          <w:tcPr>
            <w:tcW w:type="dxa" w:w="1872"/>
          </w:tcPr>
          <w:p>
            <w:pPr>
              <w:spacing w:line="240" w:lineRule="auto"/>
            </w:pPr>
            <w:ins w:id="1341" w:author="Kiro (editorial revision)" w:date="2026-08-14T00:00:00Z">
              <w:r>
                <w:rPr>
                  <w:rFonts w:ascii="Times New Roman" w:hAnsi="Times New Roman"/>
                  <w:sz w:val="18"/>
                </w:rPr>
                <w:t xml:space="preserve">Interaction</w:t>
              </w:r>
            </w:ins>
          </w:p>
        </w:tc>
        <w:tc>
          <w:tcPr>
            <w:tcW w:type="dxa" w:w="1872"/>
          </w:tcPr>
          <w:p>
            <w:pPr>
              <w:spacing w:line="240" w:lineRule="auto"/>
            </w:pPr>
            <w:ins w:id="1342" w:author="Kiro (editorial revision)" w:date="2026-08-14T00:00:00Z">
              <w:r>
                <w:rPr>
                  <w:rFonts w:ascii="Times New Roman" w:hAnsi="Times New Roman"/>
                  <w:sz w:val="18"/>
                </w:rPr>
                <w:t xml:space="preserve">+</w:t>
              </w:r>
            </w:ins>
          </w:p>
        </w:tc>
        <w:tc>
          <w:tcPr>
            <w:tcW w:type="dxa" w:w="1872"/>
          </w:tcPr>
          <w:p>
            <w:pPr>
              <w:spacing w:line="240" w:lineRule="auto"/>
            </w:pPr>
            <w:ins w:id="1343" w:author="Kiro (editorial revision)" w:date="2026-08-14T00:00:00Z">
              <w:r>
                <w:rPr>
                  <w:rFonts w:ascii="Times New Roman" w:hAnsi="Times New Roman"/>
                  <w:sz w:val="18"/>
                </w:rPr>
                <w:t xml:space="preserve">Focal: the contribution</w:t>
              </w:r>
            </w:ins>
          </w:p>
        </w:tc>
      </w:tr>
      <w:tr>
        <w:tc>
          <w:tcPr>
            <w:tcW w:type="dxa" w:w="1872"/>
          </w:tcPr>
          <w:p>
            <w:pPr>
              <w:spacing w:line="240" w:lineRule="auto"/>
            </w:pPr>
            <w:ins w:id="1344" w:author="Kiro (editorial revision)" w:date="2026-08-14T00:00:00Z">
              <w:r>
                <w:rPr>
                  <w:rFonts w:ascii="Times New Roman" w:hAnsi="Times New Roman"/>
                  <w:sz w:val="18"/>
                </w:rPr>
                <w:t xml:space="preserve">H7</w:t>
              </w:r>
            </w:ins>
          </w:p>
        </w:tc>
        <w:tc>
          <w:tcPr>
            <w:tcW w:type="dxa" w:w="1872"/>
          </w:tcPr>
          <w:p>
            <w:pPr>
              <w:spacing w:line="240" w:lineRule="auto"/>
            </w:pPr>
            <w:ins w:id="1345" w:author="Kiro (editorial revision)" w:date="2026-08-14T00:00:00Z">
              <w:r>
                <w:rPr>
                  <w:rFonts w:ascii="Times New Roman" w:hAnsi="Times New Roman"/>
                  <w:sz w:val="18"/>
                </w:rPr>
                <w:t xml:space="preserve">CAC → CIT → CVCI</w:t>
              </w:r>
            </w:ins>
          </w:p>
        </w:tc>
        <w:tc>
          <w:tcPr>
            <w:tcW w:type="dxa" w:w="1872"/>
          </w:tcPr>
          <w:p>
            <w:pPr>
              <w:spacing w:line="240" w:lineRule="auto"/>
            </w:pPr>
            <w:ins w:id="1346" w:author="Kiro (editorial revision)" w:date="2026-08-14T00:00:00Z">
              <w:r>
                <w:rPr>
                  <w:rFonts w:ascii="Times New Roman" w:hAnsi="Times New Roman"/>
                  <w:sz w:val="18"/>
                </w:rPr>
                <w:t xml:space="preserve">Indirect</w:t>
              </w:r>
            </w:ins>
          </w:p>
        </w:tc>
        <w:tc>
          <w:tcPr>
            <w:tcW w:type="dxa" w:w="1872"/>
          </w:tcPr>
          <w:p>
            <w:pPr>
              <w:spacing w:line="240" w:lineRule="auto"/>
            </w:pPr>
            <w:ins w:id="1347" w:author="Kiro (editorial revision)" w:date="2026-08-14T00:00:00Z">
              <w:r>
                <w:rPr>
                  <w:rFonts w:ascii="Times New Roman" w:hAnsi="Times New Roman"/>
                  <w:sz w:val="18"/>
                </w:rPr>
                <w:t xml:space="preserve">+</w:t>
              </w:r>
            </w:ins>
          </w:p>
        </w:tc>
        <w:tc>
          <w:tcPr>
            <w:tcW w:type="dxa" w:w="1872"/>
          </w:tcPr>
          <w:p>
            <w:pPr>
              <w:spacing w:line="240" w:lineRule="auto"/>
            </w:pPr>
            <w:ins w:id="1348" w:author="Kiro (editorial revision)" w:date="2026-08-14T00:00:00Z">
              <w:r>
                <w:rPr>
                  <w:rFonts w:ascii="Times New Roman" w:hAnsi="Times New Roman"/>
                  <w:sz w:val="18"/>
                </w:rPr>
                <w:t xml:space="preserve">Mechanism, stage 1</w:t>
              </w:r>
            </w:ins>
          </w:p>
        </w:tc>
      </w:tr>
      <w:tr>
        <w:tc>
          <w:tcPr>
            <w:tcW w:type="dxa" w:w="1872"/>
          </w:tcPr>
          <w:p>
            <w:pPr>
              <w:spacing w:line="240" w:lineRule="auto"/>
            </w:pPr>
            <w:ins w:id="1349" w:author="Kiro (editorial revision)" w:date="2026-08-14T00:00:00Z">
              <w:r>
                <w:rPr>
                  <w:rFonts w:ascii="Times New Roman" w:hAnsi="Times New Roman"/>
                  <w:sz w:val="18"/>
                </w:rPr>
                <w:t xml:space="preserve">H8</w:t>
              </w:r>
            </w:ins>
          </w:p>
        </w:tc>
        <w:tc>
          <w:tcPr>
            <w:tcW w:type="dxa" w:w="1872"/>
          </w:tcPr>
          <w:p>
            <w:pPr>
              <w:spacing w:line="240" w:lineRule="auto"/>
            </w:pPr>
            <w:ins w:id="1350" w:author="Kiro (editorial revision)" w:date="2026-08-14T00:00:00Z">
              <w:r>
                <w:rPr>
                  <w:rFonts w:ascii="Times New Roman" w:hAnsi="Times New Roman"/>
                  <w:sz w:val="18"/>
                </w:rPr>
                <w:t xml:space="preserve">CIT → CVCI → CVCP</w:t>
              </w:r>
            </w:ins>
          </w:p>
        </w:tc>
        <w:tc>
          <w:tcPr>
            <w:tcW w:type="dxa" w:w="1872"/>
          </w:tcPr>
          <w:p>
            <w:pPr>
              <w:spacing w:line="240" w:lineRule="auto"/>
            </w:pPr>
            <w:ins w:id="1351" w:author="Kiro (editorial revision)" w:date="2026-08-14T00:00:00Z">
              <w:r>
                <w:rPr>
                  <w:rFonts w:ascii="Times New Roman" w:hAnsi="Times New Roman"/>
                  <w:sz w:val="18"/>
                </w:rPr>
                <w:t xml:space="preserve">Indirect</w:t>
              </w:r>
            </w:ins>
          </w:p>
        </w:tc>
        <w:tc>
          <w:tcPr>
            <w:tcW w:type="dxa" w:w="1872"/>
          </w:tcPr>
          <w:p>
            <w:pPr>
              <w:spacing w:line="240" w:lineRule="auto"/>
            </w:pPr>
            <w:ins w:id="1352" w:author="Kiro (editorial revision)" w:date="2026-08-14T00:00:00Z">
              <w:r>
                <w:rPr>
                  <w:rFonts w:ascii="Times New Roman" w:hAnsi="Times New Roman"/>
                  <w:sz w:val="18"/>
                </w:rPr>
                <w:t xml:space="preserve">+</w:t>
              </w:r>
            </w:ins>
          </w:p>
        </w:tc>
        <w:tc>
          <w:tcPr>
            <w:tcW w:type="dxa" w:w="1872"/>
          </w:tcPr>
          <w:p>
            <w:pPr>
              <w:spacing w:line="240" w:lineRule="auto"/>
            </w:pPr>
            <w:ins w:id="1353" w:author="Kiro (editorial revision)" w:date="2026-08-14T00:00:00Z">
              <w:r>
                <w:rPr>
                  <w:rFonts w:ascii="Times New Roman" w:hAnsi="Times New Roman"/>
                  <w:sz w:val="18"/>
                </w:rPr>
                <w:t xml:space="preserve">Mechanism, stage 2</w:t>
              </w:r>
            </w:ins>
          </w:p>
        </w:tc>
      </w:tr>
      <w:tr>
        <w:tc>
          <w:tcPr>
            <w:tcW w:type="dxa" w:w="1872"/>
          </w:tcPr>
          <w:p>
            <w:pPr>
              <w:spacing w:line="240" w:lineRule="auto"/>
            </w:pPr>
            <w:ins w:id="1354" w:author="Kiro (editorial revision)" w:date="2026-08-14T00:00:00Z">
              <w:r>
                <w:rPr>
                  <w:rFonts w:ascii="Times New Roman" w:hAnsi="Times New Roman"/>
                  <w:sz w:val="18"/>
                </w:rPr>
                <w:t xml:space="preserve">H9</w:t>
              </w:r>
            </w:ins>
          </w:p>
        </w:tc>
        <w:tc>
          <w:tcPr>
            <w:tcW w:type="dxa" w:w="1872"/>
          </w:tcPr>
          <w:p>
            <w:pPr>
              <w:spacing w:line="240" w:lineRule="auto"/>
            </w:pPr>
            <w:ins w:id="1355" w:author="Kiro (editorial revision)" w:date="2026-08-14T00:00:00Z">
              <w:r>
                <w:rPr>
                  <w:rFonts w:ascii="Times New Roman" w:hAnsi="Times New Roman"/>
                  <w:sz w:val="18"/>
                </w:rPr>
                <w:t xml:space="preserve">CAC → CIT → CVCI → CVCP</w:t>
              </w:r>
            </w:ins>
          </w:p>
        </w:tc>
        <w:tc>
          <w:tcPr>
            <w:tcW w:type="dxa" w:w="1872"/>
          </w:tcPr>
          <w:p>
            <w:pPr>
              <w:spacing w:line="240" w:lineRule="auto"/>
            </w:pPr>
            <w:ins w:id="1356" w:author="Kiro (editorial revision)" w:date="2026-08-14T00:00:00Z">
              <w:r>
                <w:rPr>
                  <w:rFonts w:ascii="Times New Roman" w:hAnsi="Times New Roman"/>
                  <w:sz w:val="18"/>
                </w:rPr>
                <w:t xml:space="preserve">Serial indirect</w:t>
              </w:r>
            </w:ins>
          </w:p>
        </w:tc>
        <w:tc>
          <w:tcPr>
            <w:tcW w:type="dxa" w:w="1872"/>
          </w:tcPr>
          <w:p>
            <w:pPr>
              <w:spacing w:line="240" w:lineRule="auto"/>
            </w:pPr>
            <w:ins w:id="1357" w:author="Kiro (editorial revision)" w:date="2026-08-14T00:00:00Z">
              <w:r>
                <w:rPr>
                  <w:rFonts w:ascii="Times New Roman" w:hAnsi="Times New Roman"/>
                  <w:sz w:val="18"/>
                </w:rPr>
                <w:t xml:space="preserve">+</w:t>
              </w:r>
            </w:ins>
          </w:p>
        </w:tc>
        <w:tc>
          <w:tcPr>
            <w:tcW w:type="dxa" w:w="1872"/>
          </w:tcPr>
          <w:p>
            <w:pPr>
              <w:spacing w:line="240" w:lineRule="auto"/>
            </w:pPr>
            <w:ins w:id="1358" w:author="Kiro (editorial revision)" w:date="2026-08-14T00:00:00Z">
              <w:r>
                <w:rPr>
                  <w:rFonts w:ascii="Times New Roman" w:hAnsi="Times New Roman"/>
                  <w:sz w:val="18"/>
                </w:rPr>
                <w:t xml:space="preserve">Full mechanism</w:t>
              </w:r>
            </w:ins>
          </w:p>
        </w:tc>
      </w:tr>
    </w:tbl>
    <w:p>
      <w:pPr>
        <w:spacing w:line="240" w:lineRule="auto"/>
      </w:pPr>
    </w:p>
    <w:p>
      <w:pPr>
        <w:pStyle w:val="Heading2"/>
        <w:spacing w:after="120"/>
      </w:pPr>
      <w:r>
        <w:rPr>
          <w:rFonts w:ascii="Times New Roman" w:hAnsi="Times New Roman"/>
        </w:rPr>
        <w:t xml:space="preserve">4.3 Specification analysis: why this model and not the obvious alternatives</w:t>
      </w:r>
    </w:p>
    <w:p>
      <w:pPr>
        <w:spacing w:after="120"/>
      </w:pPr>
      <w:r>
        <w:rPr>
          <w:rFonts w:ascii="Times New Roman" w:hAnsi="Times New Roman"/>
        </w:rPr>
        <w:t xml:space="preserve">Three candidate specifications were developed and compared (Figure 3).</w:t>
      </w:r>
    </w:p>
    <w:p>
      <w:pPr>
        <w:jc w:val="center"/>
      </w:pPr>
      <w:r>
        <w:drawing>
          <wp:inline xmlns:a="http://schemas.openxmlformats.org/drawingml/2006/main" xmlns:pic="http://schemas.openxmlformats.org/drawingml/2006/picture">
            <wp:extent cx="4754880" cy="510524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754880" cy="5105240"/>
                    </a:xfrm>
                    <a:prstGeom prst="rect"/>
                  </pic:spPr>
                </pic:pic>
              </a:graphicData>
            </a:graphic>
          </wp:inline>
        </w:drawing>
      </w:r>
    </w:p>
    <w:p>
      <w:pPr>
        <w:spacing w:line="240" w:lineRule="auto"/>
        <w:jc w:val="center"/>
      </w:pPr>
      <w:ins w:id="1359" w:author="Kiro (editorial revision)" w:date="2026-08-14T00:00:00Z">
        <w:r>
          <w:rPr>
            <w:rFonts w:ascii="Times New Roman" w:hAnsi="Times New Roman"/>
            <w:sz w:val="20"/>
          </w:rPr>
          <w:t xml:space="preserve">Figure 3. The three candidate specifications. Models 1 and 2 are rejected; Model 3 is adopted. The rejected models are the ones a reader would otherwise propose. Source: Author(s).</w:t>
        </w:r>
      </w:ins>
    </w:p>
    <w:p>
      <w:pPr>
        <w:spacing w:after="120"/>
      </w:pPr>
      <w:r>
        <w:rPr>
          <w:rFonts w:ascii="Times New Roman" w:hAnsi="Times New Roman"/>
        </w:rPr>
        <w:t xml:space="preserve">Alternative 1, the fully serial chain (accounting → transparency → governance → integration → </w:t>
      </w:r>
      <w:del w:id="1360" w:author="Kiro (editorial revision)" w:date="2026-08-14T00:00:00Z">
        <w:r>
          <w:rPr>
            <w:rFonts w:ascii="Times New Roman" w:hAnsi="Times New Roman"/>
          </w:rPr>
          <w:delText xml:space="preserve">value) </w:delText>
        </w:r>
      </w:del>
      <w:ins w:id="1361" w:author="Kiro (editorial revision)" w:date="2026-08-14T00:00:00Z">
        <w:r>
          <w:rPr>
            <w:rFonts w:ascii="Times New Roman" w:hAnsi="Times New Roman"/>
          </w:rPr>
          <w:t xml:space="preserve">value), </w:t>
        </w:r>
      </w:ins>
      <w:r>
        <w:rPr>
          <w:rFonts w:ascii="Times New Roman" w:hAnsi="Times New Roman"/>
        </w:rPr>
        <w:t xml:space="preserve">is intuitively </w:t>
      </w:r>
      <w:del w:id="1362" w:author="Kiro (editorial revision)" w:date="2026-08-14T00:00:00Z">
        <w:r>
          <w:rPr>
            <w:rFonts w:ascii="Times New Roman" w:hAnsi="Times New Roman"/>
          </w:rPr>
          <w:delText xml:space="preserve">appealing, </w:delText>
        </w:r>
      </w:del>
      <w:ins w:id="1363" w:author="Kiro (editorial revision)" w:date="2026-08-14T00:00:00Z">
        <w:r>
          <w:rPr>
            <w:rFonts w:ascii="Times New Roman" w:hAnsi="Times New Roman"/>
          </w:rPr>
          <w:t xml:space="preserve">appealing </w:t>
        </w:r>
      </w:ins>
      <w:r>
        <w:rPr>
          <w:rFonts w:ascii="Times New Roman" w:hAnsi="Times New Roman"/>
        </w:rPr>
        <w:t xml:space="preserve">and </w:t>
      </w:r>
      <w:ins w:id="1364" w:author="Kiro (editorial revision)" w:date="2026-08-14T00:00:00Z">
        <w:r>
          <w:rPr>
            <w:rFonts w:ascii="Times New Roman" w:hAnsi="Times New Roman"/>
          </w:rPr>
          <w:t xml:space="preserve">is </w:t>
        </w:r>
      </w:ins>
      <w:r>
        <w:rPr>
          <w:rFonts w:ascii="Times New Roman" w:hAnsi="Times New Roman"/>
        </w:rPr>
        <w:t xml:space="preserve">rejected on three independent grounds. The path from transparency to governance is directionally indefensible in </w:t>
      </w:r>
      <w:del w:id="1365" w:author="Kiro (editorial revision)" w:date="2026-08-14T00:00:00Z">
        <w:r>
          <w:rPr>
            <w:rFonts w:ascii="Times New Roman" w:hAnsi="Times New Roman"/>
          </w:rPr>
          <w:delText xml:space="preserve">cross-section (3.3). </w:delText>
        </w:r>
      </w:del>
      <w:ins w:id="1366" w:author="Kiro (editorial revision)" w:date="2026-08-14T00:00:00Z">
        <w:r>
          <w:rPr>
            <w:rFonts w:ascii="Times New Roman" w:hAnsi="Times New Roman"/>
          </w:rPr>
          <w:t xml:space="preserve">cross-section, for the reasons given in Section 3.3. </w:t>
        </w:r>
      </w:ins>
      <w:r>
        <w:rPr>
          <w:rFonts w:ascii="Times New Roman" w:hAnsi="Times New Roman"/>
        </w:rPr>
        <w:t xml:space="preserve">The four-link indirect effect is statistically self-defeating: as </w:t>
      </w:r>
      <w:del w:id="1367" w:author="Kiro (editorial revision)" w:date="2026-08-14T00:00:00Z">
        <w:r>
          <w:rPr>
            <w:rFonts w:ascii="Times New Roman" w:hAnsi="Times New Roman"/>
          </w:rPr>
          <w:delText xml:space="preserve">products </w:delText>
        </w:r>
      </w:del>
      <w:ins w:id="1368" w:author="Kiro (editorial revision)" w:date="2026-08-14T00:00:00Z">
        <w:r>
          <w:rPr>
            <w:rFonts w:ascii="Times New Roman" w:hAnsi="Times New Roman"/>
          </w:rPr>
          <w:t xml:space="preserve">a product </w:t>
        </w:r>
      </w:ins>
      <w:r>
        <w:rPr>
          <w:rFonts w:ascii="Times New Roman" w:hAnsi="Times New Roman"/>
        </w:rPr>
        <w:t xml:space="preserve">of standardised paths it is two to three-and-a-half times smaller than the three-link alternative at every value, being 0.063 against 0.125 where each link is 0.50 and 0.008 against 0.027 where each is 0.30, and falling below 0.03 once paths drop under 0.40, as Table </w:t>
      </w:r>
      <w:del w:id="1369" w:author="Kiro (editorial revision)" w:date="2026-08-14T00:00:00Z">
        <w:r>
          <w:rPr>
            <w:rFonts w:ascii="Times New Roman" w:hAnsi="Times New Roman"/>
          </w:rPr>
          <w:delText xml:space="preserve">III </w:delText>
        </w:r>
      </w:del>
      <w:ins w:id="1370" w:author="Kiro (editorial revision)" w:date="2026-08-14T00:00:00Z">
        <w:r>
          <w:rPr>
            <w:rFonts w:ascii="Times New Roman" w:hAnsi="Times New Roman"/>
          </w:rPr>
          <w:t xml:space="preserve">3 </w:t>
        </w:r>
      </w:ins>
      <w:r>
        <w:rPr>
          <w:rFonts w:ascii="Times New Roman" w:hAnsi="Times New Roman"/>
        </w:rPr>
        <w:t xml:space="preserve">sets </w:t>
      </w:r>
      <w:del w:id="1371" w:author="Kiro (editorial revision)" w:date="2026-08-14T00:00:00Z">
        <w:r>
          <w:rPr>
            <w:rFonts w:ascii="Times New Roman" w:hAnsi="Times New Roman"/>
          </w:rPr>
          <w:delText xml:space="preserve">out, so </w:delText>
        </w:r>
      </w:del>
      <w:ins w:id="1372" w:author="Kiro (editorial revision)" w:date="2026-08-14T00:00:00Z">
        <w:r>
          <w:rPr>
            <w:rFonts w:ascii="Times New Roman" w:hAnsi="Times New Roman"/>
          </w:rPr>
          <w:t xml:space="preserve">out. </w:t>
        </w:r>
      </w:ins>
      <w:r>
        <w:rPr>
          <w:rFonts w:ascii="Times New Roman" w:hAnsi="Times New Roman"/>
        </w:rPr>
        <w:t xml:space="preserve">Across most of the plausible </w:t>
      </w:r>
      <w:del w:id="1373" w:author="Kiro (editorial revision)" w:date="2026-08-14T00:00:00Z">
        <w:r>
          <w:rPr>
            <w:rFonts w:ascii="Times New Roman" w:hAnsi="Times New Roman"/>
          </w:rPr>
          <w:delText xml:space="preserve">range </w:delText>
        </w:r>
      </w:del>
      <w:ins w:id="1374" w:author="Kiro (editorial revision)" w:date="2026-08-14T00:00:00Z">
        <w:r>
          <w:rPr>
            <w:rFonts w:ascii="Times New Roman" w:hAnsi="Times New Roman"/>
          </w:rPr>
          <w:t xml:space="preserve">range, therefore, </w:t>
        </w:r>
      </w:ins>
      <w:r>
        <w:rPr>
          <w:rFonts w:ascii="Times New Roman" w:hAnsi="Times New Roman"/>
        </w:rPr>
        <w:t xml:space="preserve">the headline claim would rest on a quantity too small to discuss. And two adjacent construct </w:t>
      </w:r>
      <w:del w:id="1375" w:author="Kiro (editorial revision)" w:date="2026-08-14T00:00:00Z">
        <w:r>
          <w:rPr>
            <w:rFonts w:ascii="Times New Roman" w:hAnsi="Times New Roman"/>
          </w:rPr>
          <w:delText xml:space="preserve">pairs, </w:delText>
        </w:r>
      </w:del>
      <w:ins w:id="1376" w:author="Kiro (editorial revision)" w:date="2026-08-14T00:00:00Z">
        <w:r>
          <w:rPr>
            <w:rFonts w:ascii="Times New Roman" w:hAnsi="Times New Roman"/>
          </w:rPr>
          <w:t xml:space="preserve">pairs — </w:t>
        </w:r>
      </w:ins>
      <w:r>
        <w:rPr>
          <w:rFonts w:ascii="Times New Roman" w:hAnsi="Times New Roman"/>
        </w:rPr>
        <w:t xml:space="preserve">accounting capability with </w:t>
      </w:r>
      <w:del w:id="1377" w:author="Kiro (editorial revision)" w:date="2026-08-14T00:00:00Z">
        <w:r>
          <w:rPr>
            <w:rFonts w:ascii="Times New Roman" w:hAnsi="Times New Roman"/>
          </w:rPr>
          <w:delText xml:space="preserve">transparency and </w:delText>
        </w:r>
      </w:del>
      <w:ins w:id="1378" w:author="Kiro (editorial revision)" w:date="2026-08-14T00:00:00Z">
        <w:r>
          <w:rPr>
            <w:rFonts w:ascii="Times New Roman" w:hAnsi="Times New Roman"/>
          </w:rPr>
          <w:t xml:space="preserve">transparency, </w:t>
        </w:r>
      </w:ins>
      <w:r>
        <w:rPr>
          <w:rFonts w:ascii="Times New Roman" w:hAnsi="Times New Roman"/>
        </w:rPr>
        <w:t xml:space="preserve">governance with </w:t>
      </w:r>
      <w:del w:id="1379" w:author="Kiro (editorial revision)" w:date="2026-08-14T00:00:00Z">
        <w:r>
          <w:rPr>
            <w:rFonts w:ascii="Times New Roman" w:hAnsi="Times New Roman"/>
          </w:rPr>
          <w:delText xml:space="preserve">integration, </w:delText>
        </w:r>
      </w:del>
      <w:ins w:id="1380" w:author="Kiro (editorial revision)" w:date="2026-08-14T00:00:00Z">
        <w:r>
          <w:rPr>
            <w:rFonts w:ascii="Times New Roman" w:hAnsi="Times New Roman"/>
          </w:rPr>
          <w:t xml:space="preserve">integration — </w:t>
        </w:r>
      </w:ins>
      <w:r>
        <w:rPr>
          <w:rFonts w:ascii="Times New Roman" w:hAnsi="Times New Roman"/>
        </w:rPr>
        <w:t xml:space="preserve">are at high risk of discriminant-validity failure, a four-link chain of conceptually proximate constructs being a standard route to a measurement model that cannot be estimated as designed.</w:t>
      </w:r>
    </w:p>
    <w:p>
      <w:pPr>
        <w:spacing w:line="240" w:lineRule="auto" w:before="240"/>
        <w:rPr>
          <w:ins w:id="1382" w:author="Kiro (editorial revision)" w:date="2026-08-14T00:00:00Z"/>
        </w:rPr>
      </w:pPr>
      <w:ins w:id="1381" w:author="Kiro (editorial revision)" w:date="2026-08-14T00:00:00Z">
        <w:r>
          <w:rPr>
            <w:rFonts w:ascii="Times New Roman" w:hAnsi="Times New Roman"/>
            <w:b/>
            <w:sz w:val="20"/>
          </w:rPr>
          <w:t xml:space="preserve">Table 3. Attenuation of the serial indirect effect by chain length</w:t>
        </w:r>
      </w:ins>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pPr>
            <w:ins w:id="1383" w:author="Kiro (editorial revision)" w:date="2026-08-14T00:00:00Z">
              <w:r>
                <w:rPr>
                  <w:rFonts w:ascii="Times New Roman" w:hAnsi="Times New Roman"/>
                  <w:b/>
                  <w:sz w:val="18"/>
                </w:rPr>
                <w:t xml:space="preserve">Coefficient on each link</w:t>
              </w:r>
            </w:ins>
          </w:p>
        </w:tc>
        <w:tc>
          <w:tcPr>
            <w:tcW w:type="dxa" w:w="2340"/>
            <w:shd w:val="clear" w:fill="EFEFEF"/>
          </w:tcPr>
          <w:p>
            <w:pPr>
              <w:spacing w:line="240" w:lineRule="auto"/>
            </w:pPr>
            <w:ins w:id="1384" w:author="Kiro (editorial revision)" w:date="2026-08-14T00:00:00Z">
              <w:r>
                <w:rPr>
                  <w:rFonts w:ascii="Times New Roman" w:hAnsi="Times New Roman"/>
                  <w:b/>
                  <w:sz w:val="18"/>
                </w:rPr>
                <w:t xml:space="preserve">Three-link chain (adopted)</w:t>
              </w:r>
            </w:ins>
          </w:p>
        </w:tc>
        <w:tc>
          <w:tcPr>
            <w:tcW w:type="dxa" w:w="2340"/>
            <w:shd w:val="clear" w:fill="EFEFEF"/>
          </w:tcPr>
          <w:p>
            <w:pPr>
              <w:spacing w:line="240" w:lineRule="auto"/>
            </w:pPr>
            <w:ins w:id="1385" w:author="Kiro (editorial revision)" w:date="2026-08-14T00:00:00Z">
              <w:r>
                <w:rPr>
                  <w:rFonts w:ascii="Times New Roman" w:hAnsi="Times New Roman"/>
                  <w:b/>
                  <w:sz w:val="18"/>
                </w:rPr>
                <w:t xml:space="preserve">Four-link chain (rejected)</w:t>
              </w:r>
            </w:ins>
          </w:p>
        </w:tc>
        <w:tc>
          <w:tcPr>
            <w:tcW w:type="dxa" w:w="2340"/>
            <w:shd w:val="clear" w:fill="EFEFEF"/>
          </w:tcPr>
          <w:p>
            <w:pPr>
              <w:spacing w:line="240" w:lineRule="auto"/>
            </w:pPr>
            <w:ins w:id="1386" w:author="Kiro (editorial revision)" w:date="2026-08-14T00:00:00Z">
              <w:r>
                <w:rPr>
                  <w:rFonts w:ascii="Times New Roman" w:hAnsi="Times New Roman"/>
                  <w:b/>
                  <w:sz w:val="18"/>
                </w:rPr>
                <w:t xml:space="preserve">Ratio</w:t>
              </w:r>
            </w:ins>
          </w:p>
        </w:tc>
      </w:tr>
      <w:tr>
        <w:tc>
          <w:tcPr>
            <w:tcW w:type="dxa" w:w="2340"/>
          </w:tcPr>
          <w:p>
            <w:pPr>
              <w:spacing w:line="240" w:lineRule="auto"/>
            </w:pPr>
            <w:ins w:id="1387" w:author="Kiro (editorial revision)" w:date="2026-08-14T00:00:00Z">
              <w:r>
                <w:rPr>
                  <w:rFonts w:ascii="Times New Roman" w:hAnsi="Times New Roman"/>
                  <w:sz w:val="18"/>
                </w:rPr>
                <w:t xml:space="preserve">0.50</w:t>
              </w:r>
            </w:ins>
          </w:p>
        </w:tc>
        <w:tc>
          <w:tcPr>
            <w:tcW w:type="dxa" w:w="2340"/>
          </w:tcPr>
          <w:p>
            <w:pPr>
              <w:spacing w:line="240" w:lineRule="auto"/>
            </w:pPr>
            <w:ins w:id="1388" w:author="Kiro (editorial revision)" w:date="2026-08-14T00:00:00Z">
              <w:r>
                <w:rPr>
                  <w:rFonts w:ascii="Times New Roman" w:hAnsi="Times New Roman"/>
                  <w:sz w:val="18"/>
                </w:rPr>
                <w:t xml:space="preserve">0.125</w:t>
              </w:r>
            </w:ins>
          </w:p>
        </w:tc>
        <w:tc>
          <w:tcPr>
            <w:tcW w:type="dxa" w:w="2340"/>
          </w:tcPr>
          <w:p>
            <w:pPr>
              <w:spacing w:line="240" w:lineRule="auto"/>
            </w:pPr>
            <w:ins w:id="1389" w:author="Kiro (editorial revision)" w:date="2026-08-14T00:00:00Z">
              <w:r>
                <w:rPr>
                  <w:rFonts w:ascii="Times New Roman" w:hAnsi="Times New Roman"/>
                  <w:sz w:val="18"/>
                </w:rPr>
                <w:t xml:space="preserve">0.063</w:t>
              </w:r>
            </w:ins>
          </w:p>
        </w:tc>
        <w:tc>
          <w:tcPr>
            <w:tcW w:type="dxa" w:w="2340"/>
          </w:tcPr>
          <w:p>
            <w:pPr>
              <w:spacing w:line="240" w:lineRule="auto"/>
            </w:pPr>
            <w:ins w:id="1390" w:author="Kiro (editorial revision)" w:date="2026-08-14T00:00:00Z">
              <w:r>
                <w:rPr>
                  <w:rFonts w:ascii="Times New Roman" w:hAnsi="Times New Roman"/>
                  <w:sz w:val="18"/>
                </w:rPr>
                <w:t xml:space="preserve">2.0</w:t>
              </w:r>
            </w:ins>
          </w:p>
        </w:tc>
      </w:tr>
      <w:tr>
        <w:tc>
          <w:tcPr>
            <w:tcW w:type="dxa" w:w="2340"/>
          </w:tcPr>
          <w:p>
            <w:pPr>
              <w:spacing w:line="240" w:lineRule="auto"/>
            </w:pPr>
            <w:ins w:id="1391" w:author="Kiro (editorial revision)" w:date="2026-08-14T00:00:00Z">
              <w:r>
                <w:rPr>
                  <w:rFonts w:ascii="Times New Roman" w:hAnsi="Times New Roman"/>
                  <w:sz w:val="18"/>
                </w:rPr>
                <w:t xml:space="preserve">0.45</w:t>
              </w:r>
            </w:ins>
          </w:p>
        </w:tc>
        <w:tc>
          <w:tcPr>
            <w:tcW w:type="dxa" w:w="2340"/>
          </w:tcPr>
          <w:p>
            <w:pPr>
              <w:spacing w:line="240" w:lineRule="auto"/>
            </w:pPr>
            <w:ins w:id="1392" w:author="Kiro (editorial revision)" w:date="2026-08-14T00:00:00Z">
              <w:r>
                <w:rPr>
                  <w:rFonts w:ascii="Times New Roman" w:hAnsi="Times New Roman"/>
                  <w:sz w:val="18"/>
                </w:rPr>
                <w:t xml:space="preserve">0.091</w:t>
              </w:r>
            </w:ins>
          </w:p>
        </w:tc>
        <w:tc>
          <w:tcPr>
            <w:tcW w:type="dxa" w:w="2340"/>
          </w:tcPr>
          <w:p>
            <w:pPr>
              <w:spacing w:line="240" w:lineRule="auto"/>
            </w:pPr>
            <w:ins w:id="1393" w:author="Kiro (editorial revision)" w:date="2026-08-14T00:00:00Z">
              <w:r>
                <w:rPr>
                  <w:rFonts w:ascii="Times New Roman" w:hAnsi="Times New Roman"/>
                  <w:sz w:val="18"/>
                </w:rPr>
                <w:t xml:space="preserve">0.041</w:t>
              </w:r>
            </w:ins>
          </w:p>
        </w:tc>
        <w:tc>
          <w:tcPr>
            <w:tcW w:type="dxa" w:w="2340"/>
          </w:tcPr>
          <w:p>
            <w:pPr>
              <w:spacing w:line="240" w:lineRule="auto"/>
            </w:pPr>
            <w:ins w:id="1394" w:author="Kiro (editorial revision)" w:date="2026-08-14T00:00:00Z">
              <w:r>
                <w:rPr>
                  <w:rFonts w:ascii="Times New Roman" w:hAnsi="Times New Roman"/>
                  <w:sz w:val="18"/>
                </w:rPr>
                <w:t xml:space="preserve">2.2</w:t>
              </w:r>
            </w:ins>
          </w:p>
        </w:tc>
      </w:tr>
      <w:tr>
        <w:tc>
          <w:tcPr>
            <w:tcW w:type="dxa" w:w="2340"/>
          </w:tcPr>
          <w:p>
            <w:pPr>
              <w:spacing w:line="240" w:lineRule="auto"/>
            </w:pPr>
            <w:ins w:id="1395" w:author="Kiro (editorial revision)" w:date="2026-08-14T00:00:00Z">
              <w:r>
                <w:rPr>
                  <w:rFonts w:ascii="Times New Roman" w:hAnsi="Times New Roman"/>
                  <w:sz w:val="18"/>
                </w:rPr>
                <w:t xml:space="preserve">0.40</w:t>
              </w:r>
            </w:ins>
          </w:p>
        </w:tc>
        <w:tc>
          <w:tcPr>
            <w:tcW w:type="dxa" w:w="2340"/>
          </w:tcPr>
          <w:p>
            <w:pPr>
              <w:spacing w:line="240" w:lineRule="auto"/>
            </w:pPr>
            <w:ins w:id="1396" w:author="Kiro (editorial revision)" w:date="2026-08-14T00:00:00Z">
              <w:r>
                <w:rPr>
                  <w:rFonts w:ascii="Times New Roman" w:hAnsi="Times New Roman"/>
                  <w:sz w:val="18"/>
                </w:rPr>
                <w:t xml:space="preserve">0.064</w:t>
              </w:r>
            </w:ins>
          </w:p>
        </w:tc>
        <w:tc>
          <w:tcPr>
            <w:tcW w:type="dxa" w:w="2340"/>
          </w:tcPr>
          <w:p>
            <w:pPr>
              <w:spacing w:line="240" w:lineRule="auto"/>
            </w:pPr>
            <w:ins w:id="1397" w:author="Kiro (editorial revision)" w:date="2026-08-14T00:00:00Z">
              <w:r>
                <w:rPr>
                  <w:rFonts w:ascii="Times New Roman" w:hAnsi="Times New Roman"/>
                  <w:sz w:val="18"/>
                </w:rPr>
                <w:t xml:space="preserve">0.026</w:t>
              </w:r>
            </w:ins>
          </w:p>
        </w:tc>
        <w:tc>
          <w:tcPr>
            <w:tcW w:type="dxa" w:w="2340"/>
          </w:tcPr>
          <w:p>
            <w:pPr>
              <w:spacing w:line="240" w:lineRule="auto"/>
            </w:pPr>
            <w:ins w:id="1398" w:author="Kiro (editorial revision)" w:date="2026-08-14T00:00:00Z">
              <w:r>
                <w:rPr>
                  <w:rFonts w:ascii="Times New Roman" w:hAnsi="Times New Roman"/>
                  <w:sz w:val="18"/>
                </w:rPr>
                <w:t xml:space="preserve">2.5</w:t>
              </w:r>
            </w:ins>
          </w:p>
        </w:tc>
      </w:tr>
      <w:tr>
        <w:tc>
          <w:tcPr>
            <w:tcW w:type="dxa" w:w="2340"/>
          </w:tcPr>
          <w:p>
            <w:pPr>
              <w:spacing w:line="240" w:lineRule="auto"/>
            </w:pPr>
            <w:ins w:id="1399" w:author="Kiro (editorial revision)" w:date="2026-08-14T00:00:00Z">
              <w:r>
                <w:rPr>
                  <w:rFonts w:ascii="Times New Roman" w:hAnsi="Times New Roman"/>
                  <w:sz w:val="18"/>
                </w:rPr>
                <w:t xml:space="preserve">0.35</w:t>
              </w:r>
            </w:ins>
          </w:p>
        </w:tc>
        <w:tc>
          <w:tcPr>
            <w:tcW w:type="dxa" w:w="2340"/>
          </w:tcPr>
          <w:p>
            <w:pPr>
              <w:spacing w:line="240" w:lineRule="auto"/>
            </w:pPr>
            <w:ins w:id="1400" w:author="Kiro (editorial revision)" w:date="2026-08-14T00:00:00Z">
              <w:r>
                <w:rPr>
                  <w:rFonts w:ascii="Times New Roman" w:hAnsi="Times New Roman"/>
                  <w:sz w:val="18"/>
                </w:rPr>
                <w:t xml:space="preserve">0.043</w:t>
              </w:r>
            </w:ins>
          </w:p>
        </w:tc>
        <w:tc>
          <w:tcPr>
            <w:tcW w:type="dxa" w:w="2340"/>
          </w:tcPr>
          <w:p>
            <w:pPr>
              <w:spacing w:line="240" w:lineRule="auto"/>
            </w:pPr>
            <w:ins w:id="1401" w:author="Kiro (editorial revision)" w:date="2026-08-14T00:00:00Z">
              <w:r>
                <w:rPr>
                  <w:rFonts w:ascii="Times New Roman" w:hAnsi="Times New Roman"/>
                  <w:sz w:val="18"/>
                </w:rPr>
                <w:t xml:space="preserve">0.015</w:t>
              </w:r>
            </w:ins>
          </w:p>
        </w:tc>
        <w:tc>
          <w:tcPr>
            <w:tcW w:type="dxa" w:w="2340"/>
          </w:tcPr>
          <w:p>
            <w:pPr>
              <w:spacing w:line="240" w:lineRule="auto"/>
            </w:pPr>
            <w:ins w:id="1402" w:author="Kiro (editorial revision)" w:date="2026-08-14T00:00:00Z">
              <w:r>
                <w:rPr>
                  <w:rFonts w:ascii="Times New Roman" w:hAnsi="Times New Roman"/>
                  <w:sz w:val="18"/>
                </w:rPr>
                <w:t xml:space="preserve">2.9</w:t>
              </w:r>
            </w:ins>
          </w:p>
        </w:tc>
      </w:tr>
      <w:tr>
        <w:tc>
          <w:tcPr>
            <w:tcW w:type="dxa" w:w="2340"/>
          </w:tcPr>
          <w:p>
            <w:pPr>
              <w:spacing w:line="240" w:lineRule="auto"/>
            </w:pPr>
            <w:ins w:id="1403" w:author="Kiro (editorial revision)" w:date="2026-08-14T00:00:00Z">
              <w:r>
                <w:rPr>
                  <w:rFonts w:ascii="Times New Roman" w:hAnsi="Times New Roman"/>
                  <w:sz w:val="18"/>
                </w:rPr>
                <w:t xml:space="preserve">0.30</w:t>
              </w:r>
            </w:ins>
          </w:p>
        </w:tc>
        <w:tc>
          <w:tcPr>
            <w:tcW w:type="dxa" w:w="2340"/>
          </w:tcPr>
          <w:p>
            <w:pPr>
              <w:spacing w:line="240" w:lineRule="auto"/>
            </w:pPr>
            <w:ins w:id="1404" w:author="Kiro (editorial revision)" w:date="2026-08-14T00:00:00Z">
              <w:r>
                <w:rPr>
                  <w:rFonts w:ascii="Times New Roman" w:hAnsi="Times New Roman"/>
                  <w:sz w:val="18"/>
                </w:rPr>
                <w:t xml:space="preserve">0.027</w:t>
              </w:r>
            </w:ins>
          </w:p>
        </w:tc>
        <w:tc>
          <w:tcPr>
            <w:tcW w:type="dxa" w:w="2340"/>
          </w:tcPr>
          <w:p>
            <w:pPr>
              <w:spacing w:line="240" w:lineRule="auto"/>
            </w:pPr>
            <w:ins w:id="1405" w:author="Kiro (editorial revision)" w:date="2026-08-14T00:00:00Z">
              <w:r>
                <w:rPr>
                  <w:rFonts w:ascii="Times New Roman" w:hAnsi="Times New Roman"/>
                  <w:sz w:val="18"/>
                </w:rPr>
                <w:t xml:space="preserve">0.008</w:t>
              </w:r>
            </w:ins>
          </w:p>
        </w:tc>
        <w:tc>
          <w:tcPr>
            <w:tcW w:type="dxa" w:w="2340"/>
          </w:tcPr>
          <w:p>
            <w:pPr>
              <w:spacing w:line="240" w:lineRule="auto"/>
            </w:pPr>
            <w:ins w:id="1406" w:author="Kiro (editorial revision)" w:date="2026-08-14T00:00:00Z">
              <w:r>
                <w:rPr>
                  <w:rFonts w:ascii="Times New Roman" w:hAnsi="Times New Roman"/>
                  <w:sz w:val="18"/>
                </w:rPr>
                <w:t xml:space="preserve">3.4</w:t>
              </w:r>
            </w:ins>
          </w:p>
        </w:tc>
      </w:tr>
    </w:tbl>
    <w:p>
      <w:pPr>
        <w:spacing w:line="240" w:lineRule="auto"/>
      </w:pPr>
    </w:p>
    <w:p>
      <w:pPr>
        <w:spacing w:after="120"/>
      </w:pPr>
      <w:r>
        <w:rPr>
          <w:rFonts w:ascii="Times New Roman" w:hAnsi="Times New Roman"/>
        </w:rPr>
        <w:t xml:space="preserve">Note. Products of standardised path coefficients. The three-link chain retains an interpretable effect across the whole range; the four-link chain does so only where every path is unusually strong, and becomes negligible below 0.40.</w:t>
      </w:r>
    </w:p>
    <w:p>
      <w:pPr>
        <w:spacing w:after="120"/>
      </w:pPr>
      <w:r>
        <w:rPr>
          <w:rFonts w:ascii="Times New Roman" w:hAnsi="Times New Roman"/>
        </w:rPr>
        <w:t xml:space="preserve">Alternative 2, parallel capabilities (accounting and governance both predicting integration, transparency </w:t>
      </w:r>
      <w:del w:id="1407" w:author="Kiro (editorial revision)" w:date="2026-08-14T00:00:00Z">
        <w:r>
          <w:rPr>
            <w:rFonts w:ascii="Times New Roman" w:hAnsi="Times New Roman"/>
          </w:rPr>
          <w:delText xml:space="preserve">omitted) </w:delText>
        </w:r>
      </w:del>
      <w:ins w:id="1408" w:author="Kiro (editorial revision)" w:date="2026-08-14T00:00:00Z">
        <w:r>
          <w:rPr>
            <w:rFonts w:ascii="Times New Roman" w:hAnsi="Times New Roman"/>
          </w:rPr>
          <w:t xml:space="preserve">omitted), </w:t>
        </w:r>
      </w:ins>
      <w:r>
        <w:rPr>
          <w:rFonts w:ascii="Times New Roman" w:hAnsi="Times New Roman"/>
        </w:rPr>
        <w:t xml:space="preserve">would estimate cleanly but discards the paper's reason for existing. Removing transparency removes the accounting-specific mechanism, leaving a structure indistinguishable from established </w:t>
      </w:r>
      <w:del w:id="1409" w:author="Kiro (editorial revision)" w:date="2026-08-14T00:00:00Z">
        <w:r>
          <w:rPr>
            <w:rFonts w:ascii="Times New Roman" w:hAnsi="Times New Roman"/>
          </w:rPr>
          <w:delText xml:space="preserve">supply-chain </w:delText>
        </w:r>
      </w:del>
      <w:ins w:id="1410" w:author="Kiro (editorial revision)" w:date="2026-08-14T00:00:00Z">
        <w:r>
          <w:rPr>
            <w:rFonts w:ascii="Times New Roman" w:hAnsi="Times New Roman"/>
          </w:rPr>
          <w:t xml:space="preserve">supply chain </w:t>
        </w:r>
      </w:ins>
      <w:r>
        <w:rPr>
          <w:rFonts w:ascii="Times New Roman" w:hAnsi="Times New Roman"/>
        </w:rPr>
        <w:t xml:space="preserve">integration models with circular labels applied; an additive bundle says nothing about how information becomes actionable.</w:t>
      </w:r>
    </w:p>
    <w:p>
      <w:pPr>
        <w:spacing w:after="120"/>
      </w:pPr>
      <w:r>
        <w:rPr>
          <w:rFonts w:ascii="Times New Roman" w:hAnsi="Times New Roman"/>
        </w:rPr>
        <w:t xml:space="preserve">The adopted model relocates governance from the causal chain to the conversion condition, resolving all three problems at once: the indefensible path is removed, the chain shortens to three links with an interpretable indirect effect, and governance measured as accountability structure rather than joint activity has a sharper boundary against integration. More </w:t>
      </w:r>
      <w:del w:id="1411" w:author="Kiro (editorial revision)" w:date="2026-08-14T00:00:00Z">
        <w:r>
          <w:rPr>
            <w:rFonts w:ascii="Times New Roman" w:hAnsi="Times New Roman"/>
          </w:rPr>
          <w:delText xml:space="preserve">importantly </w:delText>
        </w:r>
      </w:del>
      <w:ins w:id="1412" w:author="Kiro (editorial revision)" w:date="2026-08-14T00:00:00Z">
        <w:r>
          <w:rPr>
            <w:rFonts w:ascii="Times New Roman" w:hAnsi="Times New Roman"/>
          </w:rPr>
          <w:t xml:space="preserve">importantly, </w:t>
        </w:r>
      </w:ins>
      <w:r>
        <w:rPr>
          <w:rFonts w:ascii="Times New Roman" w:hAnsi="Times New Roman"/>
        </w:rPr>
        <w:t xml:space="preserve">it converts the paper from describing a pathway to establishing a boundary </w:t>
      </w:r>
      <w:del w:id="1413" w:author="Kiro (editorial revision)" w:date="2026-08-14T00:00:00Z">
        <w:r>
          <w:rPr>
            <w:rFonts w:ascii="Times New Roman" w:hAnsi="Times New Roman"/>
          </w:rPr>
          <w:delText xml:space="preserve">condition, </w:delText>
        </w:r>
      </w:del>
      <w:ins w:id="1414" w:author="Kiro (editorial revision)" w:date="2026-08-14T00:00:00Z">
        <w:r>
          <w:rPr>
            <w:rFonts w:ascii="Times New Roman" w:hAnsi="Times New Roman"/>
          </w:rPr>
          <w:t xml:space="preserve">condition — </w:t>
        </w:r>
      </w:ins>
      <w:r>
        <w:rPr>
          <w:rFonts w:ascii="Times New Roman" w:hAnsi="Times New Roman"/>
        </w:rPr>
        <w:t xml:space="preserve">a claim that corrects an implicit consensus rather than confirming it.</w:t>
      </w:r>
    </w:p>
    <w:p>
      <w:pPr>
        <w:pStyle w:val="Heading2"/>
        <w:spacing w:after="120"/>
      </w:pPr>
      <w:r>
        <w:rPr>
          <w:rFonts w:ascii="Times New Roman" w:hAnsi="Times New Roman"/>
        </w:rPr>
        <w:t xml:space="preserve">4.4 Failure conditions</w:t>
      </w:r>
    </w:p>
    <w:p>
      <w:pPr>
        <w:spacing w:after="120"/>
      </w:pPr>
      <w:r>
        <w:rPr>
          <w:rFonts w:ascii="Times New Roman" w:hAnsi="Times New Roman"/>
        </w:rPr>
        <w:t xml:space="preserve">A theory earns its place by forbidding outcomes. Three are specified in advance. A null interaction alongside positive main effects would reduce the model to an additive bundle, and the theoretical contribution would fail. A strong direct path from transparency to value creation surviving controls would favour a simpler information-economics account. A null or reversed path from accounting capability to transparency would make accounting a consequence rather than an antecedent of visibility, inverting the framework. Each will be reported whichever way it falls.</w:t>
      </w:r>
    </w:p>
    <w:p>
      <w:pPr>
        <w:pStyle w:val="Heading1"/>
        <w:spacing w:after="120"/>
      </w:pPr>
      <w:r>
        <w:rPr>
          <w:rFonts w:ascii="Times New Roman" w:hAnsi="Times New Roman"/>
        </w:rPr>
        <w:t xml:space="preserve">5. Research design</w:t>
      </w:r>
    </w:p>
    <w:p>
      <w:pPr>
        <w:pStyle w:val="Heading2"/>
        <w:spacing w:after="120"/>
      </w:pPr>
      <w:r>
        <w:rPr>
          <w:rFonts w:ascii="Times New Roman" w:hAnsi="Times New Roman"/>
        </w:rPr>
        <w:t xml:space="preserve">5.1 Constructs and measurement specification</w:t>
      </w:r>
    </w:p>
    <w:p>
      <w:pPr>
        <w:spacing w:after="120"/>
        <w:rPr>
          <w:ins w:id="1416" w:author="Kiro (editorial revision)" w:date="2026-08-14T00:00:00Z"/>
        </w:rPr>
      </w:pPr>
      <w:ins w:id="1415" w:author="Kiro (editorial revision)" w:date="2026-08-14T00:00:00Z">
        <w:r>
          <w:rPr>
            <w:rFonts w:ascii="Times New Roman" w:hAnsi="Times New Roman"/>
          </w:rPr>
          <w:t xml:space="preserve">Table 4 sets out the five constructs, their definitions, measurement specification, dimensions and item counts.</w:t>
        </w:r>
      </w:ins>
    </w:p>
    <w:p>
      <w:pPr>
        <w:spacing w:line="240" w:lineRule="auto" w:before="240"/>
        <w:rPr>
          <w:ins w:id="1418" w:author="Kiro (editorial revision)" w:date="2026-08-14T00:00:00Z"/>
        </w:rPr>
      </w:pPr>
      <w:ins w:id="1417" w:author="Kiro (editorial revision)" w:date="2026-08-14T00:00:00Z">
        <w:r>
          <w:rPr>
            <w:rFonts w:ascii="Times New Roman" w:hAnsi="Times New Roman"/>
            <w:b/>
            <w:sz w:val="20"/>
          </w:rPr>
          <w:t xml:space="preserve">Table 4. Construct definitions and measurement specification</w:t>
        </w:r>
      </w:ins>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pPr>
            <w:ins w:id="1419" w:author="Kiro (editorial revision)" w:date="2026-08-14T00:00:00Z">
              <w:r>
                <w:rPr>
                  <w:rFonts w:ascii="Times New Roman" w:hAnsi="Times New Roman"/>
                  <w:b/>
                  <w:sz w:val="18"/>
                </w:rPr>
                <w:t xml:space="preserve">Construct</w:t>
              </w:r>
            </w:ins>
          </w:p>
        </w:tc>
        <w:tc>
          <w:tcPr>
            <w:tcW w:type="dxa" w:w="1872"/>
            <w:shd w:val="clear" w:fill="EFEFEF"/>
          </w:tcPr>
          <w:p>
            <w:pPr>
              <w:spacing w:line="240" w:lineRule="auto"/>
            </w:pPr>
            <w:ins w:id="1420" w:author="Kiro (editorial revision)" w:date="2026-08-14T00:00:00Z">
              <w:r>
                <w:rPr>
                  <w:rFonts w:ascii="Times New Roman" w:hAnsi="Times New Roman"/>
                  <w:b/>
                  <w:sz w:val="18"/>
                </w:rPr>
                <w:t xml:space="preserve">Definition</w:t>
              </w:r>
            </w:ins>
          </w:p>
        </w:tc>
        <w:tc>
          <w:tcPr>
            <w:tcW w:type="dxa" w:w="1872"/>
            <w:shd w:val="clear" w:fill="EFEFEF"/>
          </w:tcPr>
          <w:p>
            <w:pPr>
              <w:spacing w:line="240" w:lineRule="auto"/>
            </w:pPr>
            <w:ins w:id="1421" w:author="Kiro (editorial revision)" w:date="2026-08-14T00:00:00Z">
              <w:r>
                <w:rPr>
                  <w:rFonts w:ascii="Times New Roman" w:hAnsi="Times New Roman"/>
                  <w:b/>
                  <w:sz w:val="18"/>
                </w:rPr>
                <w:t xml:space="preserve">Specification</w:t>
              </w:r>
            </w:ins>
          </w:p>
        </w:tc>
        <w:tc>
          <w:tcPr>
            <w:tcW w:type="dxa" w:w="1872"/>
            <w:shd w:val="clear" w:fill="EFEFEF"/>
          </w:tcPr>
          <w:p>
            <w:pPr>
              <w:spacing w:line="240" w:lineRule="auto"/>
            </w:pPr>
            <w:ins w:id="1422" w:author="Kiro (editorial revision)" w:date="2026-08-14T00:00:00Z">
              <w:r>
                <w:rPr>
                  <w:rFonts w:ascii="Times New Roman" w:hAnsi="Times New Roman"/>
                  <w:b/>
                  <w:sz w:val="18"/>
                </w:rPr>
                <w:t xml:space="preserve">Dimensions</w:t>
              </w:r>
            </w:ins>
          </w:p>
        </w:tc>
        <w:tc>
          <w:tcPr>
            <w:tcW w:type="dxa" w:w="1872"/>
            <w:shd w:val="clear" w:fill="EFEFEF"/>
          </w:tcPr>
          <w:p>
            <w:pPr>
              <w:spacing w:line="240" w:lineRule="auto"/>
            </w:pPr>
            <w:ins w:id="1423" w:author="Kiro (editorial revision)" w:date="2026-08-14T00:00:00Z">
              <w:r>
                <w:rPr>
                  <w:rFonts w:ascii="Times New Roman" w:hAnsi="Times New Roman"/>
                  <w:b/>
                  <w:sz w:val="18"/>
                </w:rPr>
                <w:t xml:space="preserve">Items</w:t>
              </w:r>
            </w:ins>
          </w:p>
        </w:tc>
      </w:tr>
      <w:tr>
        <w:tc>
          <w:tcPr>
            <w:tcW w:type="dxa" w:w="1872"/>
          </w:tcPr>
          <w:p>
            <w:pPr>
              <w:spacing w:line="240" w:lineRule="auto"/>
            </w:pPr>
            <w:ins w:id="1424" w:author="Kiro (editorial revision)" w:date="2026-08-14T00:00:00Z">
              <w:r>
                <w:rPr>
                  <w:rFonts w:ascii="Times New Roman" w:hAnsi="Times New Roman"/>
                  <w:sz w:val="18"/>
                </w:rPr>
                <w:t xml:space="preserve">Circular Accounting Capability (CAC)</w:t>
              </w:r>
            </w:ins>
          </w:p>
        </w:tc>
        <w:tc>
          <w:tcPr>
            <w:tcW w:type="dxa" w:w="1872"/>
          </w:tcPr>
          <w:p>
            <w:pPr>
              <w:spacing w:line="240" w:lineRule="auto"/>
            </w:pPr>
            <w:ins w:id="1425" w:author="Kiro (editorial revision)" w:date="2026-08-14T00:00:00Z">
              <w:r>
                <w:rPr>
                  <w:rFonts w:ascii="Times New Roman" w:hAnsi="Times New Roman"/>
                  <w:sz w:val="18"/>
                </w:rPr>
                <w:t xml:space="preserve">An actor's developed capacity to identify, quantify, cost and evaluate the physical and monetary consequences of resource flows, losses and recovery opportunities in its operations and exchanges</w:t>
              </w:r>
            </w:ins>
          </w:p>
        </w:tc>
        <w:tc>
          <w:tcPr>
            <w:tcW w:type="dxa" w:w="1872"/>
          </w:tcPr>
          <w:p>
            <w:pPr>
              <w:spacing w:line="240" w:lineRule="auto"/>
            </w:pPr>
            <w:ins w:id="1426" w:author="Kiro (editorial revision)" w:date="2026-08-14T00:00:00Z">
              <w:r>
                <w:rPr>
                  <w:rFonts w:ascii="Times New Roman" w:hAnsi="Times New Roman"/>
                  <w:sz w:val="18"/>
                </w:rPr>
                <w:t xml:space="preserve">Reflective-formative (Type II)</w:t>
              </w:r>
            </w:ins>
          </w:p>
        </w:tc>
        <w:tc>
          <w:tcPr>
            <w:tcW w:type="dxa" w:w="1872"/>
          </w:tcPr>
          <w:p>
            <w:pPr>
              <w:spacing w:line="240" w:lineRule="auto"/>
            </w:pPr>
            <w:ins w:id="1427" w:author="Kiro (editorial revision)" w:date="2026-08-14T00:00:00Z">
              <w:r>
                <w:rPr>
                  <w:rFonts w:ascii="Times New Roman" w:hAnsi="Times New Roman"/>
                  <w:sz w:val="18"/>
                </w:rPr>
                <w:t xml:space="preserve">Material and resource-flow measurement; loss and waste costing; recovery and circular investment evaluation</w:t>
              </w:r>
            </w:ins>
          </w:p>
        </w:tc>
        <w:tc>
          <w:tcPr>
            <w:tcW w:type="dxa" w:w="1872"/>
          </w:tcPr>
          <w:p>
            <w:pPr>
              <w:spacing w:line="240" w:lineRule="auto"/>
            </w:pPr>
            <w:ins w:id="1428" w:author="Kiro (editorial revision)" w:date="2026-08-14T00:00:00Z">
              <w:r>
                <w:rPr>
                  <w:rFonts w:ascii="Times New Roman" w:hAnsi="Times New Roman"/>
                  <w:sz w:val="18"/>
                </w:rPr>
                <w:t xml:space="preserve">9</w:t>
              </w:r>
            </w:ins>
          </w:p>
        </w:tc>
      </w:tr>
      <w:tr>
        <w:tc>
          <w:tcPr>
            <w:tcW w:type="dxa" w:w="1872"/>
          </w:tcPr>
          <w:p>
            <w:pPr>
              <w:spacing w:line="240" w:lineRule="auto"/>
            </w:pPr>
            <w:ins w:id="1429" w:author="Kiro (editorial revision)" w:date="2026-08-14T00:00:00Z">
              <w:r>
                <w:rPr>
                  <w:rFonts w:ascii="Times New Roman" w:hAnsi="Times New Roman"/>
                  <w:sz w:val="18"/>
                </w:rPr>
                <w:t xml:space="preserve">Circular Information Transparency (CIT)</w:t>
              </w:r>
            </w:ins>
          </w:p>
        </w:tc>
        <w:tc>
          <w:tcPr>
            <w:tcW w:type="dxa" w:w="1872"/>
          </w:tcPr>
          <w:p>
            <w:pPr>
              <w:spacing w:line="240" w:lineRule="auto"/>
            </w:pPr>
            <w:ins w:id="1430" w:author="Kiro (editorial revision)" w:date="2026-08-14T00:00:00Z">
              <w:r>
                <w:rPr>
                  <w:rFonts w:ascii="Times New Roman" w:hAnsi="Times New Roman"/>
                  <w:sz w:val="18"/>
                </w:rPr>
                <w:t xml:space="preserve">The extent to which information about resource flows, losses, recovery opportunities and the distribution of value along the network is accessible, timely and intelligible to actors who need it to act</w:t>
              </w:r>
            </w:ins>
          </w:p>
        </w:tc>
        <w:tc>
          <w:tcPr>
            <w:tcW w:type="dxa" w:w="1872"/>
          </w:tcPr>
          <w:p>
            <w:pPr>
              <w:spacing w:line="240" w:lineRule="auto"/>
            </w:pPr>
            <w:ins w:id="1431" w:author="Kiro (editorial revision)" w:date="2026-08-14T00:00:00Z">
              <w:r>
                <w:rPr>
                  <w:rFonts w:ascii="Times New Roman" w:hAnsi="Times New Roman"/>
                  <w:sz w:val="18"/>
                </w:rPr>
                <w:t xml:space="preserve">Reflective</w:t>
              </w:r>
            </w:ins>
          </w:p>
        </w:tc>
        <w:tc>
          <w:tcPr>
            <w:tcW w:type="dxa" w:w="1872"/>
          </w:tcPr>
          <w:p>
            <w:pPr>
              <w:spacing w:line="240" w:lineRule="auto"/>
            </w:pPr>
            <w:ins w:id="1432" w:author="Kiro (editorial revision)" w:date="2026-08-14T00:00:00Z">
              <w:r>
                <w:rPr>
                  <w:rFonts w:ascii="Times New Roman" w:hAnsi="Times New Roman"/>
                  <w:sz w:val="18"/>
                </w:rPr>
                <w:t xml:space="preserve">n/a</w:t>
              </w:r>
            </w:ins>
          </w:p>
        </w:tc>
        <w:tc>
          <w:tcPr>
            <w:tcW w:type="dxa" w:w="1872"/>
          </w:tcPr>
          <w:p>
            <w:pPr>
              <w:spacing w:line="240" w:lineRule="auto"/>
            </w:pPr>
            <w:ins w:id="1433" w:author="Kiro (editorial revision)" w:date="2026-08-14T00:00:00Z">
              <w:r>
                <w:rPr>
                  <w:rFonts w:ascii="Times New Roman" w:hAnsi="Times New Roman"/>
                  <w:sz w:val="18"/>
                </w:rPr>
                <w:t xml:space="preserve">5</w:t>
              </w:r>
            </w:ins>
          </w:p>
        </w:tc>
      </w:tr>
      <w:tr>
        <w:tc>
          <w:tcPr>
            <w:tcW w:type="dxa" w:w="1872"/>
          </w:tcPr>
          <w:p>
            <w:pPr>
              <w:spacing w:line="240" w:lineRule="auto"/>
            </w:pPr>
            <w:ins w:id="1434" w:author="Kiro (editorial revision)" w:date="2026-08-14T00:00:00Z">
              <w:r>
                <w:rPr>
                  <w:rFonts w:ascii="Times New Roman" w:hAnsi="Times New Roman"/>
                  <w:sz w:val="18"/>
                </w:rPr>
                <w:t xml:space="preserve">Circular Governance Quality (CGQ)</w:t>
              </w:r>
            </w:ins>
          </w:p>
        </w:tc>
        <w:tc>
          <w:tcPr>
            <w:tcW w:type="dxa" w:w="1872"/>
          </w:tcPr>
          <w:p>
            <w:pPr>
              <w:spacing w:line="240" w:lineRule="auto"/>
            </w:pPr>
            <w:ins w:id="1435" w:author="Kiro (editorial revision)" w:date="2026-08-14T00:00:00Z">
              <w:r>
                <w:rPr>
                  <w:rFonts w:ascii="Times New Roman" w:hAnsi="Times New Roman"/>
                  <w:sz w:val="18"/>
                </w:rPr>
                <w:t xml:space="preserve">The extent to which relationships among network actors embody clear allocation of responsibility for losses and recovery, joint monitoring and verification, participatory decision-making, and enforceable commitment</w:t>
              </w:r>
            </w:ins>
          </w:p>
        </w:tc>
        <w:tc>
          <w:tcPr>
            <w:tcW w:type="dxa" w:w="1872"/>
          </w:tcPr>
          <w:p>
            <w:pPr>
              <w:spacing w:line="240" w:lineRule="auto"/>
            </w:pPr>
            <w:ins w:id="1436" w:author="Kiro (editorial revision)" w:date="2026-08-14T00:00:00Z">
              <w:r>
                <w:rPr>
                  <w:rFonts w:ascii="Times New Roman" w:hAnsi="Times New Roman"/>
                  <w:sz w:val="18"/>
                </w:rPr>
                <w:t xml:space="preserve">Reflective</w:t>
              </w:r>
            </w:ins>
          </w:p>
        </w:tc>
        <w:tc>
          <w:tcPr>
            <w:tcW w:type="dxa" w:w="1872"/>
          </w:tcPr>
          <w:p>
            <w:pPr>
              <w:spacing w:line="240" w:lineRule="auto"/>
            </w:pPr>
            <w:ins w:id="1437" w:author="Kiro (editorial revision)" w:date="2026-08-14T00:00:00Z">
              <w:r>
                <w:rPr>
                  <w:rFonts w:ascii="Times New Roman" w:hAnsi="Times New Roman"/>
                  <w:sz w:val="18"/>
                </w:rPr>
                <w:t xml:space="preserve">n/a</w:t>
              </w:r>
            </w:ins>
          </w:p>
        </w:tc>
        <w:tc>
          <w:tcPr>
            <w:tcW w:type="dxa" w:w="1872"/>
          </w:tcPr>
          <w:p>
            <w:pPr>
              <w:spacing w:line="240" w:lineRule="auto"/>
            </w:pPr>
            <w:ins w:id="1438" w:author="Kiro (editorial revision)" w:date="2026-08-14T00:00:00Z">
              <w:r>
                <w:rPr>
                  <w:rFonts w:ascii="Times New Roman" w:hAnsi="Times New Roman"/>
                  <w:sz w:val="18"/>
                </w:rPr>
                <w:t xml:space="preserve">6</w:t>
              </w:r>
            </w:ins>
          </w:p>
        </w:tc>
      </w:tr>
      <w:tr>
        <w:tc>
          <w:tcPr>
            <w:tcW w:type="dxa" w:w="1872"/>
          </w:tcPr>
          <w:p>
            <w:pPr>
              <w:spacing w:line="240" w:lineRule="auto"/>
            </w:pPr>
            <w:ins w:id="1439" w:author="Kiro (editorial revision)" w:date="2026-08-14T00:00:00Z">
              <w:r>
                <w:rPr>
                  <w:rFonts w:ascii="Times New Roman" w:hAnsi="Times New Roman"/>
                  <w:sz w:val="18"/>
                </w:rPr>
                <w:t xml:space="preserve">Circular Value-Chain Integration (CVCI)</w:t>
              </w:r>
            </w:ins>
          </w:p>
        </w:tc>
        <w:tc>
          <w:tcPr>
            <w:tcW w:type="dxa" w:w="1872"/>
          </w:tcPr>
          <w:p>
            <w:pPr>
              <w:spacing w:line="240" w:lineRule="auto"/>
            </w:pPr>
            <w:ins w:id="1440" w:author="Kiro (editorial revision)" w:date="2026-08-14T00:00:00Z">
              <w:r>
                <w:rPr>
                  <w:rFonts w:ascii="Times New Roman" w:hAnsi="Times New Roman"/>
                  <w:sz w:val="18"/>
                </w:rPr>
                <w:t xml:space="preserve">The extent to which an actor and its partners coordinate operations, information and physical flows so as to retain, recover and redirect material that would otherwise leave the network as waste</w:t>
              </w:r>
            </w:ins>
          </w:p>
        </w:tc>
        <w:tc>
          <w:tcPr>
            <w:tcW w:type="dxa" w:w="1872"/>
          </w:tcPr>
          <w:p>
            <w:pPr>
              <w:spacing w:line="240" w:lineRule="auto"/>
            </w:pPr>
            <w:ins w:id="1441" w:author="Kiro (editorial revision)" w:date="2026-08-14T00:00:00Z">
              <w:r>
                <w:rPr>
                  <w:rFonts w:ascii="Times New Roman" w:hAnsi="Times New Roman"/>
                  <w:sz w:val="18"/>
                </w:rPr>
                <w:t xml:space="preserve">Reflective</w:t>
              </w:r>
            </w:ins>
          </w:p>
        </w:tc>
        <w:tc>
          <w:tcPr>
            <w:tcW w:type="dxa" w:w="1872"/>
          </w:tcPr>
          <w:p>
            <w:pPr>
              <w:spacing w:line="240" w:lineRule="auto"/>
            </w:pPr>
            <w:ins w:id="1442" w:author="Kiro (editorial revision)" w:date="2026-08-14T00:00:00Z">
              <w:r>
                <w:rPr>
                  <w:rFonts w:ascii="Times New Roman" w:hAnsi="Times New Roman"/>
                  <w:sz w:val="18"/>
                </w:rPr>
                <w:t xml:space="preserve">n/a</w:t>
              </w:r>
            </w:ins>
          </w:p>
        </w:tc>
        <w:tc>
          <w:tcPr>
            <w:tcW w:type="dxa" w:w="1872"/>
          </w:tcPr>
          <w:p>
            <w:pPr>
              <w:spacing w:line="240" w:lineRule="auto"/>
            </w:pPr>
            <w:ins w:id="1443" w:author="Kiro (editorial revision)" w:date="2026-08-14T00:00:00Z">
              <w:r>
                <w:rPr>
                  <w:rFonts w:ascii="Times New Roman" w:hAnsi="Times New Roman"/>
                  <w:sz w:val="18"/>
                </w:rPr>
                <w:t xml:space="preserve">6</w:t>
              </w:r>
            </w:ins>
          </w:p>
        </w:tc>
      </w:tr>
      <w:tr>
        <w:tc>
          <w:tcPr>
            <w:tcW w:type="dxa" w:w="1872"/>
          </w:tcPr>
          <w:p>
            <w:pPr>
              <w:spacing w:line="240" w:lineRule="auto"/>
            </w:pPr>
            <w:ins w:id="1444" w:author="Kiro (editorial revision)" w:date="2026-08-14T00:00:00Z">
              <w:r>
                <w:rPr>
                  <w:rFonts w:ascii="Times New Roman" w:hAnsi="Times New Roman"/>
                  <w:sz w:val="18"/>
                </w:rPr>
                <w:t xml:space="preserve">Circular Value Creation Performance (CVCP)</w:t>
              </w:r>
            </w:ins>
          </w:p>
        </w:tc>
        <w:tc>
          <w:tcPr>
            <w:tcW w:type="dxa" w:w="1872"/>
          </w:tcPr>
          <w:p>
            <w:pPr>
              <w:spacing w:line="240" w:lineRule="auto"/>
            </w:pPr>
            <w:ins w:id="1445" w:author="Kiro (editorial revision)" w:date="2026-08-14T00:00:00Z">
              <w:r>
                <w:rPr>
                  <w:rFonts w:ascii="Times New Roman" w:hAnsi="Times New Roman"/>
                  <w:sz w:val="18"/>
                </w:rPr>
                <w:t xml:space="preserve">The extent to which an actor and its network realise economic, environmental and social value from retaining, recovering and redirecting resources that would otherwise be lost</w:t>
              </w:r>
            </w:ins>
          </w:p>
        </w:tc>
        <w:tc>
          <w:tcPr>
            <w:tcW w:type="dxa" w:w="1872"/>
          </w:tcPr>
          <w:p>
            <w:pPr>
              <w:spacing w:line="240" w:lineRule="auto"/>
            </w:pPr>
            <w:ins w:id="1446" w:author="Kiro (editorial revision)" w:date="2026-08-14T00:00:00Z">
              <w:r>
                <w:rPr>
                  <w:rFonts w:ascii="Times New Roman" w:hAnsi="Times New Roman"/>
                  <w:sz w:val="18"/>
                </w:rPr>
                <w:t xml:space="preserve">Reflective-formative (Type II)</w:t>
              </w:r>
            </w:ins>
          </w:p>
        </w:tc>
        <w:tc>
          <w:tcPr>
            <w:tcW w:type="dxa" w:w="1872"/>
          </w:tcPr>
          <w:p>
            <w:pPr>
              <w:spacing w:line="240" w:lineRule="auto"/>
            </w:pPr>
            <w:ins w:id="1447" w:author="Kiro (editorial revision)" w:date="2026-08-14T00:00:00Z">
              <w:r>
                <w:rPr>
                  <w:rFonts w:ascii="Times New Roman" w:hAnsi="Times New Roman"/>
                  <w:sz w:val="18"/>
                </w:rPr>
                <w:t xml:space="preserve">Economic; environmental; social</w:t>
              </w:r>
            </w:ins>
          </w:p>
        </w:tc>
        <w:tc>
          <w:tcPr>
            <w:tcW w:type="dxa" w:w="1872"/>
          </w:tcPr>
          <w:p>
            <w:pPr>
              <w:spacing w:line="240" w:lineRule="auto"/>
            </w:pPr>
            <w:ins w:id="1448" w:author="Kiro (editorial revision)" w:date="2026-08-14T00:00:00Z">
              <w:r>
                <w:rPr>
                  <w:rFonts w:ascii="Times New Roman" w:hAnsi="Times New Roman"/>
                  <w:sz w:val="18"/>
                </w:rPr>
                <w:t xml:space="preserve">11</w:t>
              </w:r>
            </w:ins>
          </w:p>
        </w:tc>
      </w:tr>
    </w:tbl>
    <w:p>
      <w:pPr>
        <w:spacing w:line="240" w:lineRule="auto"/>
      </w:pPr>
    </w:p>
    <w:p>
      <w:pPr>
        <w:spacing w:after="120"/>
      </w:pPr>
      <w:r>
        <w:rPr>
          <w:rFonts w:ascii="Times New Roman" w:hAnsi="Times New Roman"/>
        </w:rPr>
        <w:t xml:space="preserve">Circular accounting capability and circular value creation are specified as reflective-formative higher-order constructs because their dimensions are not </w:t>
      </w:r>
      <w:del w:id="1449" w:author="Kiro (editorial revision)" w:date="2026-08-14T00:00:00Z">
        <w:r>
          <w:rPr>
            <w:rFonts w:ascii="Times New Roman" w:hAnsi="Times New Roman"/>
          </w:rPr>
          <w:delText xml:space="preserve">interchangeable: </w:delText>
        </w:r>
      </w:del>
      <w:ins w:id="1450" w:author="Kiro (editorial revision)" w:date="2026-08-14T00:00:00Z">
        <w:r>
          <w:rPr>
            <w:rFonts w:ascii="Times New Roman" w:hAnsi="Times New Roman"/>
          </w:rPr>
          <w:t xml:space="preserve">interchangeable. </w:t>
        </w:r>
      </w:ins>
      <w:r>
        <w:rPr>
          <w:rFonts w:ascii="Times New Roman" w:hAnsi="Times New Roman"/>
        </w:rPr>
        <w:t xml:space="preserve">An actor may record physical volumes meticulously while never costing a loss, and may capture economic value from by-product sales while distributing none socially. Treating either as a single reflective construct would assume an interchangeability that </w:t>
      </w:r>
      <w:ins w:id="1451" w:author="Kiro (editorial revision)" w:date="2026-08-14T00:00:00Z">
        <w:r>
          <w:rPr>
            <w:rFonts w:ascii="Times New Roman" w:hAnsi="Times New Roman"/>
          </w:rPr>
          <w:t xml:space="preserve">both </w:t>
        </w:r>
      </w:ins>
      <w:r>
        <w:rPr>
          <w:rFonts w:ascii="Times New Roman" w:hAnsi="Times New Roman"/>
        </w:rPr>
        <w:t xml:space="preserve">theory and the indicator literature contradict (Corona et </w:t>
      </w:r>
      <w:del w:id="1452" w:author="Kiro (editorial revision)" w:date="2026-08-14T00:00:00Z">
        <w:r>
          <w:rPr>
            <w:rFonts w:ascii="Times New Roman" w:hAnsi="Times New Roman"/>
          </w:rPr>
          <w:delText xml:space="preserve">al., </w:delText>
        </w:r>
      </w:del>
      <w:ins w:id="1453" w:author="Kiro (editorial revision)" w:date="2026-08-14T00:00:00Z">
        <w:r>
          <w:rPr>
            <w:rFonts w:ascii="Times New Roman" w:hAnsi="Times New Roman"/>
          </w:rPr>
          <w:t xml:space="preserve">al. </w:t>
        </w:r>
      </w:ins>
      <w:r>
        <w:rPr>
          <w:rFonts w:ascii="Times New Roman" w:hAnsi="Times New Roman"/>
        </w:rPr>
        <w:t xml:space="preserve">2019; Kristensen and </w:t>
      </w:r>
      <w:del w:id="1454" w:author="Kiro (editorial revision)" w:date="2026-08-14T00:00:00Z">
        <w:r>
          <w:rPr>
            <w:rFonts w:ascii="Times New Roman" w:hAnsi="Times New Roman"/>
          </w:rPr>
          <w:delText xml:space="preserve">Mosgaard, 2020), </w:delText>
        </w:r>
      </w:del>
      <w:ins w:id="1455" w:author="Kiro (editorial revision)" w:date="2026-08-14T00:00:00Z">
        <w:r>
          <w:rPr>
            <w:rFonts w:ascii="Times New Roman" w:hAnsi="Times New Roman"/>
          </w:rPr>
          <w:t xml:space="preserve">Mosgaard 2020; Jerome et al. 2022), </w:t>
        </w:r>
      </w:ins>
      <w:r>
        <w:rPr>
          <w:rFonts w:ascii="Times New Roman" w:hAnsi="Times New Roman"/>
        </w:rPr>
        <w:t xml:space="preserve">and higher-order reflective specification would invite the problems Lee and Cadogan (2013) identify. Specification follows Sarstedt et al. </w:t>
      </w:r>
      <w:del w:id="1456" w:author="Kiro (editorial revision)" w:date="2026-08-14T00:00:00Z">
        <w:r>
          <w:rPr>
            <w:rFonts w:ascii="Times New Roman" w:hAnsi="Times New Roman"/>
          </w:rPr>
          <w:delText xml:space="preserve">(2019), two-stage </w:delText>
        </w:r>
      </w:del>
      <w:ins w:id="1457" w:author="Kiro (editorial revision)" w:date="2026-08-14T00:00:00Z">
        <w:r>
          <w:rPr>
            <w:rFonts w:ascii="Times New Roman" w:hAnsi="Times New Roman"/>
          </w:rPr>
          <w:t xml:space="preserve">(2019): two-stage, </w:t>
        </w:r>
      </w:ins>
      <w:r>
        <w:rPr>
          <w:rFonts w:ascii="Times New Roman" w:hAnsi="Times New Roman"/>
        </w:rPr>
        <w:t xml:space="preserve">with redundancy analysis against global single-item measures.</w:t>
      </w:r>
    </w:p>
    <w:p>
      <w:pPr>
        <w:spacing w:after="120"/>
        <w:rPr>
          <w:ins w:id="1459" w:author="Kiro (editorial revision)" w:date="2026-08-14T00:00:00Z"/>
        </w:rPr>
      </w:pPr>
      <w:ins w:id="1458" w:author="Kiro (editorial revision)" w:date="2026-08-14T00:00:00Z">
        <w:r>
          <w:rPr>
            <w:rFonts w:ascii="Times New Roman" w:hAnsi="Times New Roman"/>
          </w:rPr>
          <w:t xml:space="preserve">Circular accounting capability is distinguished from four neighbouring constructs, testably rather than by assertion. Environmental management accounting takes the firm's environmental impact as its object, and material flow cost accounting works within a process boundary; this construct takes the resource loop, spans exchange relationships and includes recovery valuation. Sustainability reporting is external, retrospective and applies to reporting entities; this is internal, prospective and applies to unincorporated enterprises. Eco-control is a control package; this is the calculative capacity that must exist before there is anything to control. Digital traceability capability, the construct with which it is most likely to be confused in a smart-production setting, concerns the technical capacity to capture and transmit item-level data; this construct concerns the capacity to convert such data into costed and valued decision objects, and the two are measured separately so that the distinction can be examined rather than assumed. Most fundamentally, conventional management accounting recognises purchased inputs and saleable outputs, whereas this construct recognises what the conventional system treats as nothing.</w:t>
        </w:r>
      </w:ins>
    </w:p>
    <w:p>
      <w:pPr>
        <w:pStyle w:val="Heading2"/>
        <w:spacing w:after="120"/>
      </w:pPr>
      <w:r>
        <w:rPr>
          <w:rFonts w:ascii="Times New Roman" w:hAnsi="Times New Roman"/>
        </w:rPr>
        <w:t xml:space="preserve">5.2 Empirical setting and unit of analysis</w:t>
      </w:r>
    </w:p>
    <w:p>
      <w:pPr>
        <w:spacing w:after="120"/>
        <w:rPr>
          <w:ins w:id="1461" w:author="Kiro (editorial revision)" w:date="2026-08-14T00:00:00Z"/>
        </w:rPr>
      </w:pPr>
      <w:ins w:id="1460" w:author="Kiro (editorial revision)" w:date="2026-08-14T00:00:00Z">
        <w:r>
          <w:rPr>
            <w:rFonts w:ascii="Times New Roman" w:hAnsi="Times New Roman"/>
          </w:rPr>
          <w:t xml:space="preserve">The proposed setting is a fragmented agro-industrial manufacturing network: the Malta (Citrus sinensis) processing network of the Indian Himalayan region, selected as a critical case rather than as the object of study. Food processing is a manufacturing sector in the standard industrial classification and one of the largest by employment in the economy concerned; the network's midstream and downstream tiers — juice and concentrate processors, peel and pomace valorisers, and shared Common Facility Centres — are production units whose recovery decisions determine whether material and its embodied carbon are retained or lost. Comparable settings have been studied in production research as manufacturing systems, including peach canning as a circular-intervention case (Paraskevopoulou et al. 2022), palm oil as an Industry 4.0-and-circularity case (Abdul-Hamid et al. 2022), and European food manufacturing as a production-loss case (Stapelbroek et al. 2022).</w:t>
        </w:r>
      </w:ins>
    </w:p>
    <w:p>
      <w:pPr>
        <w:spacing w:after="120"/>
      </w:pPr>
      <w:r>
        <w:rPr>
          <w:rFonts w:ascii="Times New Roman" w:hAnsi="Times New Roman"/>
        </w:rPr>
        <w:t xml:space="preserve">The </w:t>
      </w:r>
      <w:del w:id="1462" w:author="Kiro (editorial revision)" w:date="2026-08-14T00:00:00Z">
        <w:r>
          <w:rPr>
            <w:rFonts w:ascii="Times New Roman" w:hAnsi="Times New Roman"/>
          </w:rPr>
          <w:delText xml:space="preserve">proposed </w:delText>
        </w:r>
      </w:del>
      <w:r>
        <w:rPr>
          <w:rFonts w:ascii="Times New Roman" w:hAnsi="Times New Roman"/>
        </w:rPr>
        <w:t xml:space="preserve">setting </w:t>
      </w:r>
      <w:del w:id="1463" w:author="Kiro (editorial revision)" w:date="2026-08-14T00:00:00Z">
        <w:r>
          <w:rPr>
            <w:rFonts w:ascii="Times New Roman" w:hAnsi="Times New Roman"/>
          </w:rPr>
          <w:delText xml:space="preserve">is a fragmented agri-food value chain, the Malta (Citrus sinensis) chain of the Indian Himalayan region, selected as a critical case rather than as the object of study. It </w:delText>
        </w:r>
      </w:del>
      <w:r>
        <w:rPr>
          <w:rFonts w:ascii="Times New Roman" w:hAnsi="Times New Roman"/>
        </w:rPr>
        <w:t xml:space="preserve">exhibits the four scope conditions in unusually observable </w:t>
      </w:r>
      <w:del w:id="1464" w:author="Kiro (editorial revision)" w:date="2026-08-14T00:00:00Z">
        <w:r>
          <w:rPr>
            <w:rFonts w:ascii="Times New Roman" w:hAnsi="Times New Roman"/>
          </w:rPr>
          <w:delText xml:space="preserve">form: </w:delText>
        </w:r>
      </w:del>
      <w:ins w:id="1465" w:author="Kiro (editorial revision)" w:date="2026-08-14T00:00:00Z">
        <w:r>
          <w:rPr>
            <w:rFonts w:ascii="Times New Roman" w:hAnsi="Times New Roman"/>
          </w:rPr>
          <w:t xml:space="preserve">form. First, </w:t>
        </w:r>
      </w:ins>
      <w:r>
        <w:rPr>
          <w:rFonts w:ascii="Times New Roman" w:hAnsi="Times New Roman"/>
        </w:rPr>
        <w:t xml:space="preserve">many dispersed small producers with no coordinating </w:t>
      </w:r>
      <w:del w:id="1466" w:author="Kiro (editorial revision)" w:date="2026-08-14T00:00:00Z">
        <w:r>
          <w:rPr>
            <w:rFonts w:ascii="Times New Roman" w:hAnsi="Times New Roman"/>
          </w:rPr>
          <w:delText xml:space="preserve">hierarchy; </w:delText>
        </w:r>
      </w:del>
      <w:ins w:id="1467" w:author="Kiro (editorial revision)" w:date="2026-08-14T00:00:00Z">
        <w:r>
          <w:rPr>
            <w:rFonts w:ascii="Times New Roman" w:hAnsi="Times New Roman"/>
          </w:rPr>
          <w:t xml:space="preserve">hierarchy. Second, </w:t>
        </w:r>
      </w:ins>
      <w:r>
        <w:rPr>
          <w:rFonts w:ascii="Times New Roman" w:hAnsi="Times New Roman"/>
        </w:rPr>
        <w:t xml:space="preserve">substantial recoverable material currently lost, with official national estimates placing harvest and post-harvest losses in fruits at 6.02–15.05 per cent and the processed share of fruit output at 4.5 per cent (Ministry of Food Processing </w:t>
      </w:r>
      <w:del w:id="1468" w:author="Kiro (editorial revision)" w:date="2026-08-14T00:00:00Z">
        <w:r>
          <w:rPr>
            <w:rFonts w:ascii="Times New Roman" w:hAnsi="Times New Roman"/>
          </w:rPr>
          <w:delText xml:space="preserve">Industries, 2025), </w:delText>
        </w:r>
      </w:del>
      <w:ins w:id="1469" w:author="Kiro (editorial revision)" w:date="2026-08-14T00:00:00Z">
        <w:r>
          <w:rPr>
            <w:rFonts w:ascii="Times New Roman" w:hAnsi="Times New Roman"/>
          </w:rPr>
          <w:t xml:space="preserve">Industries 2025) — </w:t>
        </w:r>
      </w:ins>
      <w:r>
        <w:rPr>
          <w:rFonts w:ascii="Times New Roman" w:hAnsi="Times New Roman"/>
        </w:rPr>
        <w:t xml:space="preserve">aggregates for </w:t>
      </w:r>
      <w:del w:id="1470" w:author="Kiro (editorial revision)" w:date="2026-08-14T00:00:00Z">
        <w:r>
          <w:rPr>
            <w:rFonts w:ascii="Times New Roman" w:hAnsi="Times New Roman"/>
          </w:rPr>
          <w:delText xml:space="preserve">Indian </w:delText>
        </w:r>
      </w:del>
      <w:ins w:id="1471" w:author="Kiro (editorial revision)" w:date="2026-08-14T00:00:00Z">
        <w:r>
          <w:rPr>
            <w:rFonts w:ascii="Times New Roman" w:hAnsi="Times New Roman"/>
          </w:rPr>
          <w:t xml:space="preserve">national </w:t>
        </w:r>
      </w:ins>
      <w:r>
        <w:rPr>
          <w:rFonts w:ascii="Times New Roman" w:hAnsi="Times New Roman"/>
        </w:rPr>
        <w:t xml:space="preserve">fruit </w:t>
      </w:r>
      <w:ins w:id="1472" w:author="Kiro (editorial revision)" w:date="2026-08-14T00:00:00Z">
        <w:r>
          <w:rPr>
            <w:rFonts w:ascii="Times New Roman" w:hAnsi="Times New Roman"/>
          </w:rPr>
          <w:t xml:space="preserve">output </w:t>
        </w:r>
      </w:ins>
      <w:r>
        <w:rPr>
          <w:rFonts w:ascii="Times New Roman" w:hAnsi="Times New Roman"/>
        </w:rPr>
        <w:t xml:space="preserve">rather than for this </w:t>
      </w:r>
      <w:del w:id="1473" w:author="Kiro (editorial revision)" w:date="2026-08-14T00:00:00Z">
        <w:r>
          <w:rPr>
            <w:rFonts w:ascii="Times New Roman" w:hAnsi="Times New Roman"/>
          </w:rPr>
          <w:delText xml:space="preserve">chain, </w:delText>
        </w:r>
      </w:del>
      <w:ins w:id="1474" w:author="Kiro (editorial revision)" w:date="2026-08-14T00:00:00Z">
        <w:r>
          <w:rPr>
            <w:rFonts w:ascii="Times New Roman" w:hAnsi="Times New Roman"/>
          </w:rPr>
          <w:t xml:space="preserve">network, </w:t>
        </w:r>
      </w:ins>
      <w:r>
        <w:rPr>
          <w:rFonts w:ascii="Times New Roman" w:hAnsi="Times New Roman"/>
        </w:rPr>
        <w:t xml:space="preserve">cited only to establish that the recoverable fraction is </w:t>
      </w:r>
      <w:del w:id="1475" w:author="Kiro (editorial revision)" w:date="2026-08-14T00:00:00Z">
        <w:r>
          <w:rPr>
            <w:rFonts w:ascii="Times New Roman" w:hAnsi="Times New Roman"/>
          </w:rPr>
          <w:delText xml:space="preserve">material; </w:delText>
        </w:r>
      </w:del>
      <w:ins w:id="1476" w:author="Kiro (editorial revision)" w:date="2026-08-14T00:00:00Z">
        <w:r>
          <w:rPr>
            <w:rFonts w:ascii="Times New Roman" w:hAnsi="Times New Roman"/>
          </w:rPr>
          <w:t xml:space="preserve">material. Third, </w:t>
        </w:r>
      </w:ins>
      <w:r>
        <w:rPr>
          <w:rFonts w:ascii="Times New Roman" w:hAnsi="Times New Roman"/>
        </w:rPr>
        <w:t xml:space="preserve">pronounced information asymmetry sustained by intermediary </w:t>
      </w:r>
      <w:del w:id="1477" w:author="Kiro (editorial revision)" w:date="2026-08-14T00:00:00Z">
        <w:r>
          <w:rPr>
            <w:rFonts w:ascii="Times New Roman" w:hAnsi="Times New Roman"/>
          </w:rPr>
          <w:delText xml:space="preserve">dependence; </w:delText>
        </w:r>
      </w:del>
      <w:ins w:id="1478" w:author="Kiro (editorial revision)" w:date="2026-08-14T00:00:00Z">
        <w:r>
          <w:rPr>
            <w:rFonts w:ascii="Times New Roman" w:hAnsi="Times New Roman"/>
          </w:rPr>
          <w:t xml:space="preserve">dependence, of the kind documented in comparable fragmented agri-industrial chains (Obonyo, Formentini, </w:t>
        </w:r>
      </w:ins>
      <w:r>
        <w:rPr>
          <w:rFonts w:ascii="Times New Roman" w:hAnsi="Times New Roman"/>
        </w:rPr>
        <w:t xml:space="preserve">and </w:t>
      </w:r>
      <w:ins w:id="1479" w:author="Kiro (editorial revision)" w:date="2026-08-14T00:00:00Z">
        <w:r>
          <w:rPr>
            <w:rFonts w:ascii="Times New Roman" w:hAnsi="Times New Roman"/>
          </w:rPr>
          <w:t xml:space="preserve">Ndiritu 2025). Fourth, </w:t>
        </w:r>
      </w:ins>
      <w:r>
        <w:rPr>
          <w:rFonts w:ascii="Times New Roman" w:hAnsi="Times New Roman"/>
        </w:rPr>
        <w:t xml:space="preserve">wide variation in what actors measure. Crucially, governance quality varies widely within this single </w:t>
      </w:r>
      <w:del w:id="1480" w:author="Kiro (editorial revision)" w:date="2026-08-14T00:00:00Z">
        <w:r>
          <w:rPr>
            <w:rFonts w:ascii="Times New Roman" w:hAnsi="Times New Roman"/>
          </w:rPr>
          <w:delText xml:space="preserve">chain </w:delText>
        </w:r>
      </w:del>
      <w:ins w:id="1481" w:author="Kiro (editorial revision)" w:date="2026-08-14T00:00:00Z">
        <w:r>
          <w:rPr>
            <w:rFonts w:ascii="Times New Roman" w:hAnsi="Times New Roman"/>
          </w:rPr>
          <w:t xml:space="preserve">network </w:t>
        </w:r>
      </w:ins>
      <w:r>
        <w:rPr>
          <w:rFonts w:ascii="Times New Roman" w:hAnsi="Times New Roman"/>
        </w:rPr>
        <w:t xml:space="preserve">and regulatory environment, from informal spot transactions to formalised producer </w:t>
      </w:r>
      <w:del w:id="1482" w:author="Kiro (editorial revision)" w:date="2026-08-14T00:00:00Z">
        <w:r>
          <w:rPr>
            <w:rFonts w:ascii="Times New Roman" w:hAnsi="Times New Roman"/>
          </w:rPr>
          <w:delText xml:space="preserve">organisations, </w:delText>
        </w:r>
      </w:del>
      <w:ins w:id="1483" w:author="Kiro (editorial revision)" w:date="2026-08-14T00:00:00Z">
        <w:r>
          <w:rPr>
            <w:rFonts w:ascii="Times New Roman" w:hAnsi="Times New Roman"/>
          </w:rPr>
          <w:t xml:space="preserve">organisations — </w:t>
        </w:r>
      </w:ins>
      <w:r>
        <w:rPr>
          <w:rFonts w:ascii="Times New Roman" w:hAnsi="Times New Roman"/>
        </w:rPr>
        <w:t xml:space="preserve">precisely the variance the focal moderation requires, and the variance that is compressed where circularity regulation supplies governance exogenously and near-uniformly.</w:t>
      </w:r>
    </w:p>
    <w:p>
      <w:pPr>
        <w:spacing w:after="120"/>
        <w:rPr>
          <w:ins w:id="1485" w:author="Kiro (editorial revision)" w:date="2026-08-14T00:00:00Z"/>
        </w:rPr>
      </w:pPr>
      <w:ins w:id="1484" w:author="Kiro (editorial revision)" w:date="2026-08-14T00:00:00Z">
        <w:r>
          <w:rPr>
            <w:rFonts w:ascii="Times New Roman" w:hAnsi="Times New Roman"/>
          </w:rPr>
          <w:t xml:space="preserve">The unit of analysis is the network actor enterprise, including unincorporated enterprises. Restricting it to incorporated entities would exclude most actors in any fragmented production network and render the scope condition unobservable, a restriction that has limited the multi-tier sustainability literature to the formal segment (Uddin, Ahmed, and Shahadat 2023). The key informant keeps or supervises records of quantities, costs and sales and participates in pricing and disposal decisions, confirmed by four screening items. Items are phrased as observable behaviours ("we write down how much fruit we reject or lose") rather than technical accounting knowledge: a smallholder who records rejected volumes and knows what they would have fetched is exercising circular accounting capability at low formality, and it is variance in that practice the model requires.</w:t>
        </w:r>
      </w:ins>
    </w:p>
    <w:p>
      <w:pPr>
        <w:pStyle w:val="Heading2"/>
        <w:spacing w:after="120"/>
      </w:pPr>
      <w:r>
        <w:rPr>
          <w:rFonts w:ascii="Times New Roman" w:hAnsi="Times New Roman"/>
        </w:rPr>
        <w:t xml:space="preserve">5.3 Sampling design</w:t>
      </w:r>
    </w:p>
    <w:p>
      <w:pPr>
        <w:spacing w:after="120"/>
        <w:rPr>
          <w:ins w:id="1487" w:author="Kiro (editorial revision)" w:date="2026-08-14T00:00:00Z"/>
        </w:rPr>
      </w:pPr>
      <w:ins w:id="1486" w:author="Kiro (editorial revision)" w:date="2026-08-14T00:00:00Z">
        <w:r>
          <w:rPr>
            <w:rFonts w:ascii="Times New Roman" w:hAnsi="Times New Roman"/>
          </w:rPr>
          <w:t xml:space="preserve">A composite sampling frame is assembled from horticulture, cooperative, market-licence and food-processing registers, institutional rosters, and grower-nominated referrals to unlicensed intermediaries. That last component is essential: informal intermediaries handle most volume but appear in no register, and excluding them would bias the sample toward the formal, better-governed segment where the predicted effects are strongest — the selection problem that most limits inference in multi-tier production research.</w:t>
        </w:r>
      </w:ins>
    </w:p>
    <w:p>
      <w:pPr>
        <w:spacing w:after="120"/>
        <w:rPr>
          <w:ins w:id="1489" w:author="Kiro (editorial revision)" w:date="2026-08-14T00:00:00Z"/>
        </w:rPr>
      </w:pPr>
      <w:ins w:id="1488" w:author="Kiro (editorial revision)" w:date="2026-08-14T00:00:00Z">
        <w:r>
          <w:rPr>
            <w:rFonts w:ascii="Times New Roman" w:hAnsi="Times New Roman"/>
          </w:rPr>
          <w:t xml:space="preserve">Sampling is stratified purposive with disproportionate allocation, supplemented by chain-referral for the informal midstream. Proportionate allocation would yield roughly eight processors, rendering the central recovery actors statistically invisible. The design is explicitly non-probability, so variable distributions are not generalisable, though structural relationships can still be estimated. The generalisability claim is theoretical — the mechanism travels — not statistical.</w:t>
        </w:r>
      </w:ins>
    </w:p>
    <w:p>
      <w:pPr>
        <w:spacing w:after="120"/>
        <w:rPr>
          <w:ins w:id="1491" w:author="Kiro (editorial revision)" w:date="2026-08-14T00:00:00Z"/>
        </w:rPr>
      </w:pPr>
      <w:ins w:id="1490" w:author="Kiro (editorial revision)" w:date="2026-08-14T00:00:00Z">
        <w:r>
          <w:rPr>
            <w:rFonts w:ascii="Times New Roman" w:hAnsi="Times New Roman"/>
          </w:rPr>
          <w:t xml:space="preserve">Allocation targets 520 valid responses, set out by stratum in Table 5.</w:t>
        </w:r>
      </w:ins>
    </w:p>
    <w:p>
      <w:pPr>
        <w:spacing w:line="240" w:lineRule="auto" w:before="240"/>
        <w:rPr>
          <w:ins w:id="1493" w:author="Kiro (editorial revision)" w:date="2026-08-14T00:00:00Z"/>
        </w:rPr>
      </w:pPr>
      <w:ins w:id="1492" w:author="Kiro (editorial revision)" w:date="2026-08-14T00:00:00Z">
        <w:r>
          <w:rPr>
            <w:rFonts w:ascii="Times New Roman" w:hAnsi="Times New Roman"/>
            <w:b/>
            <w:sz w:val="20"/>
          </w:rPr>
          <w:t xml:space="preserve">Table 5. Planned sample composition</w:t>
        </w:r>
      </w:ins>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pPr>
            <w:ins w:id="1494" w:author="Kiro (editorial revision)" w:date="2026-08-14T00:00:00Z">
              <w:r>
                <w:rPr>
                  <w:rFonts w:ascii="Times New Roman" w:hAnsi="Times New Roman"/>
                  <w:b/>
                  <w:sz w:val="18"/>
                </w:rPr>
                <w:t xml:space="preserve">Stratum</w:t>
              </w:r>
            </w:ins>
          </w:p>
        </w:tc>
        <w:tc>
          <w:tcPr>
            <w:tcW w:type="dxa" w:w="2340"/>
            <w:shd w:val="clear" w:fill="EFEFEF"/>
          </w:tcPr>
          <w:p>
            <w:pPr>
              <w:spacing w:line="240" w:lineRule="auto"/>
            </w:pPr>
            <w:ins w:id="1495" w:author="Kiro (editorial revision)" w:date="2026-08-14T00:00:00Z">
              <w:r>
                <w:rPr>
                  <w:rFonts w:ascii="Times New Roman" w:hAnsi="Times New Roman"/>
                  <w:b/>
                  <w:sz w:val="18"/>
                </w:rPr>
                <w:t xml:space="preserve">Target valid responses</w:t>
              </w:r>
            </w:ins>
          </w:p>
        </w:tc>
        <w:tc>
          <w:tcPr>
            <w:tcW w:type="dxa" w:w="2340"/>
            <w:shd w:val="clear" w:fill="EFEFEF"/>
          </w:tcPr>
          <w:p>
            <w:pPr>
              <w:spacing w:line="240" w:lineRule="auto"/>
            </w:pPr>
            <w:ins w:id="1496" w:author="Kiro (editorial revision)" w:date="2026-08-14T00:00:00Z">
              <w:r>
                <w:rPr>
                  <w:rFonts w:ascii="Times New Roman" w:hAnsi="Times New Roman"/>
                  <w:b/>
                  <w:sz w:val="18"/>
                </w:rPr>
                <w:t xml:space="preserve">Share</w:t>
              </w:r>
            </w:ins>
          </w:p>
        </w:tc>
        <w:tc>
          <w:tcPr>
            <w:tcW w:type="dxa" w:w="2340"/>
            <w:shd w:val="clear" w:fill="EFEFEF"/>
          </w:tcPr>
          <w:p>
            <w:pPr>
              <w:spacing w:line="240" w:lineRule="auto"/>
            </w:pPr>
            <w:ins w:id="1497" w:author="Kiro (editorial revision)" w:date="2026-08-14T00:00:00Z">
              <w:r>
                <w:rPr>
                  <w:rFonts w:ascii="Times New Roman" w:hAnsi="Times New Roman"/>
                  <w:b/>
                  <w:sz w:val="18"/>
                </w:rPr>
                <w:t xml:space="preserve">Role in analysis</w:t>
              </w:r>
            </w:ins>
          </w:p>
        </w:tc>
      </w:tr>
      <w:tr>
        <w:tc>
          <w:tcPr>
            <w:tcW w:type="dxa" w:w="2340"/>
          </w:tcPr>
          <w:p>
            <w:pPr>
              <w:spacing w:line="240" w:lineRule="auto"/>
            </w:pPr>
            <w:ins w:id="1498" w:author="Kiro (editorial revision)" w:date="2026-08-14T00:00:00Z">
              <w:r>
                <w:rPr>
                  <w:rFonts w:ascii="Times New Roman" w:hAnsi="Times New Roman"/>
                  <w:sz w:val="18"/>
                </w:rPr>
                <w:t xml:space="preserve">Producers, non-affiliated</w:t>
              </w:r>
            </w:ins>
          </w:p>
        </w:tc>
        <w:tc>
          <w:tcPr>
            <w:tcW w:type="dxa" w:w="2340"/>
          </w:tcPr>
          <w:p>
            <w:pPr>
              <w:spacing w:line="240" w:lineRule="auto"/>
            </w:pPr>
            <w:ins w:id="1499" w:author="Kiro (editorial revision)" w:date="2026-08-14T00:00:00Z">
              <w:r>
                <w:rPr>
                  <w:rFonts w:ascii="Times New Roman" w:hAnsi="Times New Roman"/>
                  <w:sz w:val="18"/>
                </w:rPr>
                <w:t xml:space="preserve">180</w:t>
              </w:r>
            </w:ins>
          </w:p>
        </w:tc>
        <w:tc>
          <w:tcPr>
            <w:tcW w:type="dxa" w:w="2340"/>
          </w:tcPr>
          <w:p>
            <w:pPr>
              <w:spacing w:line="240" w:lineRule="auto"/>
            </w:pPr>
            <w:ins w:id="1500" w:author="Kiro (editorial revision)" w:date="2026-08-14T00:00:00Z">
              <w:r>
                <w:rPr>
                  <w:rFonts w:ascii="Times New Roman" w:hAnsi="Times New Roman"/>
                  <w:sz w:val="18"/>
                </w:rPr>
                <w:t xml:space="preserve">34.6%</w:t>
              </w:r>
            </w:ins>
          </w:p>
        </w:tc>
        <w:tc>
          <w:tcPr>
            <w:tcW w:type="dxa" w:w="2340"/>
          </w:tcPr>
          <w:p>
            <w:pPr>
              <w:spacing w:line="240" w:lineRule="auto"/>
            </w:pPr>
            <w:ins w:id="1501" w:author="Kiro (editorial revision)" w:date="2026-08-14T00:00:00Z">
              <w:r>
                <w:rPr>
                  <w:rFonts w:ascii="Times New Roman" w:hAnsi="Times New Roman"/>
                  <w:sz w:val="18"/>
                </w:rPr>
                <w:t xml:space="preserve">Upstream; multi-group comparison</w:t>
              </w:r>
            </w:ins>
          </w:p>
        </w:tc>
      </w:tr>
      <w:tr>
        <w:tc>
          <w:tcPr>
            <w:tcW w:type="dxa" w:w="2340"/>
          </w:tcPr>
          <w:p>
            <w:pPr>
              <w:spacing w:line="240" w:lineRule="auto"/>
            </w:pPr>
            <w:ins w:id="1502" w:author="Kiro (editorial revision)" w:date="2026-08-14T00:00:00Z">
              <w:r>
                <w:rPr>
                  <w:rFonts w:ascii="Times New Roman" w:hAnsi="Times New Roman"/>
                  <w:sz w:val="18"/>
                </w:rPr>
                <w:t xml:space="preserve">Producers, producer-organisation members</w:t>
              </w:r>
            </w:ins>
          </w:p>
        </w:tc>
        <w:tc>
          <w:tcPr>
            <w:tcW w:type="dxa" w:w="2340"/>
          </w:tcPr>
          <w:p>
            <w:pPr>
              <w:spacing w:line="240" w:lineRule="auto"/>
            </w:pPr>
            <w:ins w:id="1503" w:author="Kiro (editorial revision)" w:date="2026-08-14T00:00:00Z">
              <w:r>
                <w:rPr>
                  <w:rFonts w:ascii="Times New Roman" w:hAnsi="Times New Roman"/>
                  <w:sz w:val="18"/>
                </w:rPr>
                <w:t xml:space="preserve">120</w:t>
              </w:r>
            </w:ins>
          </w:p>
        </w:tc>
        <w:tc>
          <w:tcPr>
            <w:tcW w:type="dxa" w:w="2340"/>
          </w:tcPr>
          <w:p>
            <w:pPr>
              <w:spacing w:line="240" w:lineRule="auto"/>
            </w:pPr>
            <w:ins w:id="1504" w:author="Kiro (editorial revision)" w:date="2026-08-14T00:00:00Z">
              <w:r>
                <w:rPr>
                  <w:rFonts w:ascii="Times New Roman" w:hAnsi="Times New Roman"/>
                  <w:sz w:val="18"/>
                </w:rPr>
                <w:t xml:space="preserve">23.1%</w:t>
              </w:r>
            </w:ins>
          </w:p>
        </w:tc>
        <w:tc>
          <w:tcPr>
            <w:tcW w:type="dxa" w:w="2340"/>
          </w:tcPr>
          <w:p>
            <w:pPr>
              <w:spacing w:line="240" w:lineRule="auto"/>
            </w:pPr>
            <w:ins w:id="1505" w:author="Kiro (editorial revision)" w:date="2026-08-14T00:00:00Z">
              <w:r>
                <w:rPr>
                  <w:rFonts w:ascii="Times New Roman" w:hAnsi="Times New Roman"/>
                  <w:sz w:val="18"/>
                </w:rPr>
                <w:t xml:space="preserve">Upstream with collective governance</w:t>
              </w:r>
            </w:ins>
          </w:p>
        </w:tc>
      </w:tr>
      <w:tr>
        <w:tc>
          <w:tcPr>
            <w:tcW w:type="dxa" w:w="2340"/>
          </w:tcPr>
          <w:p>
            <w:pPr>
              <w:spacing w:line="240" w:lineRule="auto"/>
            </w:pPr>
            <w:ins w:id="1506" w:author="Kiro (editorial revision)" w:date="2026-08-14T00:00:00Z">
              <w:r>
                <w:rPr>
                  <w:rFonts w:ascii="Times New Roman" w:hAnsi="Times New Roman"/>
                  <w:sz w:val="18"/>
                </w:rPr>
                <w:t xml:space="preserve">Aggregators, traders, commission agents</w:t>
              </w:r>
            </w:ins>
          </w:p>
        </w:tc>
        <w:tc>
          <w:tcPr>
            <w:tcW w:type="dxa" w:w="2340"/>
          </w:tcPr>
          <w:p>
            <w:pPr>
              <w:spacing w:line="240" w:lineRule="auto"/>
            </w:pPr>
            <w:ins w:id="1507" w:author="Kiro (editorial revision)" w:date="2026-08-14T00:00:00Z">
              <w:r>
                <w:rPr>
                  <w:rFonts w:ascii="Times New Roman" w:hAnsi="Times New Roman"/>
                  <w:sz w:val="18"/>
                </w:rPr>
                <w:t xml:space="preserve">80</w:t>
              </w:r>
            </w:ins>
          </w:p>
        </w:tc>
        <w:tc>
          <w:tcPr>
            <w:tcW w:type="dxa" w:w="2340"/>
          </w:tcPr>
          <w:p>
            <w:pPr>
              <w:spacing w:line="240" w:lineRule="auto"/>
            </w:pPr>
            <w:ins w:id="1508" w:author="Kiro (editorial revision)" w:date="2026-08-14T00:00:00Z">
              <w:r>
                <w:rPr>
                  <w:rFonts w:ascii="Times New Roman" w:hAnsi="Times New Roman"/>
                  <w:sz w:val="18"/>
                </w:rPr>
                <w:t xml:space="preserve">15.4%</w:t>
              </w:r>
            </w:ins>
          </w:p>
        </w:tc>
        <w:tc>
          <w:tcPr>
            <w:tcW w:type="dxa" w:w="2340"/>
          </w:tcPr>
          <w:p>
            <w:pPr>
              <w:spacing w:line="240" w:lineRule="auto"/>
            </w:pPr>
            <w:ins w:id="1509" w:author="Kiro (editorial revision)" w:date="2026-08-14T00:00:00Z">
              <w:r>
                <w:rPr>
                  <w:rFonts w:ascii="Times New Roman" w:hAnsi="Times New Roman"/>
                  <w:sz w:val="18"/>
                </w:rPr>
                <w:t xml:space="preserve">The information-asymmetry tier</w:t>
              </w:r>
            </w:ins>
          </w:p>
        </w:tc>
      </w:tr>
      <w:tr>
        <w:tc>
          <w:tcPr>
            <w:tcW w:type="dxa" w:w="2340"/>
          </w:tcPr>
          <w:p>
            <w:pPr>
              <w:spacing w:line="240" w:lineRule="auto"/>
            </w:pPr>
            <w:ins w:id="1510" w:author="Kiro (editorial revision)" w:date="2026-08-14T00:00:00Z">
              <w:r>
                <w:rPr>
                  <w:rFonts w:ascii="Times New Roman" w:hAnsi="Times New Roman"/>
                  <w:sz w:val="18"/>
                </w:rPr>
                <w:t xml:space="preserve">Processors and common facility centres</w:t>
              </w:r>
            </w:ins>
          </w:p>
        </w:tc>
        <w:tc>
          <w:tcPr>
            <w:tcW w:type="dxa" w:w="2340"/>
          </w:tcPr>
          <w:p>
            <w:pPr>
              <w:spacing w:line="240" w:lineRule="auto"/>
            </w:pPr>
            <w:ins w:id="1511" w:author="Kiro (editorial revision)" w:date="2026-08-14T00:00:00Z">
              <w:r>
                <w:rPr>
                  <w:rFonts w:ascii="Times New Roman" w:hAnsi="Times New Roman"/>
                  <w:sz w:val="18"/>
                </w:rPr>
                <w:t xml:space="preserve">70</w:t>
              </w:r>
            </w:ins>
          </w:p>
        </w:tc>
        <w:tc>
          <w:tcPr>
            <w:tcW w:type="dxa" w:w="2340"/>
          </w:tcPr>
          <w:p>
            <w:pPr>
              <w:spacing w:line="240" w:lineRule="auto"/>
            </w:pPr>
            <w:ins w:id="1512" w:author="Kiro (editorial revision)" w:date="2026-08-14T00:00:00Z">
              <w:r>
                <w:rPr>
                  <w:rFonts w:ascii="Times New Roman" w:hAnsi="Times New Roman"/>
                  <w:sz w:val="18"/>
                </w:rPr>
                <w:t xml:space="preserve">13.5%</w:t>
              </w:r>
            </w:ins>
          </w:p>
        </w:tc>
        <w:tc>
          <w:tcPr>
            <w:tcW w:type="dxa" w:w="2340"/>
          </w:tcPr>
          <w:p>
            <w:pPr>
              <w:spacing w:line="240" w:lineRule="auto"/>
            </w:pPr>
            <w:ins w:id="1513" w:author="Kiro (editorial revision)" w:date="2026-08-14T00:00:00Z">
              <w:r>
                <w:rPr>
                  <w:rFonts w:ascii="Times New Roman" w:hAnsi="Times New Roman"/>
                  <w:sz w:val="18"/>
                </w:rPr>
                <w:t xml:space="preserve">Manufacturing and recovery actors; deliberately over-sampled</w:t>
              </w:r>
            </w:ins>
          </w:p>
        </w:tc>
      </w:tr>
      <w:tr>
        <w:tc>
          <w:tcPr>
            <w:tcW w:type="dxa" w:w="2340"/>
          </w:tcPr>
          <w:p>
            <w:pPr>
              <w:spacing w:line="240" w:lineRule="auto"/>
            </w:pPr>
            <w:ins w:id="1514" w:author="Kiro (editorial revision)" w:date="2026-08-14T00:00:00Z">
              <w:r>
                <w:rPr>
                  <w:rFonts w:ascii="Times New Roman" w:hAnsi="Times New Roman"/>
                  <w:sz w:val="18"/>
                </w:rPr>
                <w:t xml:space="preserve">Retailers and institutional buyers</w:t>
              </w:r>
            </w:ins>
          </w:p>
        </w:tc>
        <w:tc>
          <w:tcPr>
            <w:tcW w:type="dxa" w:w="2340"/>
          </w:tcPr>
          <w:p>
            <w:pPr>
              <w:spacing w:line="240" w:lineRule="auto"/>
            </w:pPr>
            <w:ins w:id="1515" w:author="Kiro (editorial revision)" w:date="2026-08-14T00:00:00Z">
              <w:r>
                <w:rPr>
                  <w:rFonts w:ascii="Times New Roman" w:hAnsi="Times New Roman"/>
                  <w:sz w:val="18"/>
                </w:rPr>
                <w:t xml:space="preserve">40</w:t>
              </w:r>
            </w:ins>
          </w:p>
        </w:tc>
        <w:tc>
          <w:tcPr>
            <w:tcW w:type="dxa" w:w="2340"/>
          </w:tcPr>
          <w:p>
            <w:pPr>
              <w:spacing w:line="240" w:lineRule="auto"/>
            </w:pPr>
            <w:ins w:id="1516" w:author="Kiro (editorial revision)" w:date="2026-08-14T00:00:00Z">
              <w:r>
                <w:rPr>
                  <w:rFonts w:ascii="Times New Roman" w:hAnsi="Times New Roman"/>
                  <w:sz w:val="18"/>
                </w:rPr>
                <w:t xml:space="preserve">7.7%</w:t>
              </w:r>
            </w:ins>
          </w:p>
        </w:tc>
        <w:tc>
          <w:tcPr>
            <w:tcW w:type="dxa" w:w="2340"/>
          </w:tcPr>
          <w:p>
            <w:pPr>
              <w:spacing w:line="240" w:lineRule="auto"/>
            </w:pPr>
            <w:ins w:id="1517" w:author="Kiro (editorial revision)" w:date="2026-08-14T00:00:00Z">
              <w:r>
                <w:rPr>
                  <w:rFonts w:ascii="Times New Roman" w:hAnsi="Times New Roman"/>
                  <w:sz w:val="18"/>
                </w:rPr>
                <w:t xml:space="preserve">Downstream price-formation tier</w:t>
              </w:r>
            </w:ins>
          </w:p>
        </w:tc>
      </w:tr>
      <w:tr>
        <w:tc>
          <w:tcPr>
            <w:tcW w:type="dxa" w:w="2340"/>
          </w:tcPr>
          <w:p>
            <w:pPr>
              <w:spacing w:line="240" w:lineRule="auto"/>
            </w:pPr>
            <w:ins w:id="1518" w:author="Kiro (editorial revision)" w:date="2026-08-14T00:00:00Z">
              <w:r>
                <w:rPr>
                  <w:rFonts w:ascii="Times New Roman" w:hAnsi="Times New Roman"/>
                  <w:sz w:val="18"/>
                </w:rPr>
                <w:t xml:space="preserve">Network support institutions</w:t>
              </w:r>
            </w:ins>
          </w:p>
        </w:tc>
        <w:tc>
          <w:tcPr>
            <w:tcW w:type="dxa" w:w="2340"/>
          </w:tcPr>
          <w:p>
            <w:pPr>
              <w:spacing w:line="240" w:lineRule="auto"/>
            </w:pPr>
            <w:ins w:id="1519" w:author="Kiro (editorial revision)" w:date="2026-08-14T00:00:00Z">
              <w:r>
                <w:rPr>
                  <w:rFonts w:ascii="Times New Roman" w:hAnsi="Times New Roman"/>
                  <w:sz w:val="18"/>
                </w:rPr>
                <w:t xml:space="preserve">30</w:t>
              </w:r>
            </w:ins>
          </w:p>
        </w:tc>
        <w:tc>
          <w:tcPr>
            <w:tcW w:type="dxa" w:w="2340"/>
          </w:tcPr>
          <w:p>
            <w:pPr>
              <w:spacing w:line="240" w:lineRule="auto"/>
            </w:pPr>
            <w:ins w:id="1520" w:author="Kiro (editorial revision)" w:date="2026-08-14T00:00:00Z">
              <w:r>
                <w:rPr>
                  <w:rFonts w:ascii="Times New Roman" w:hAnsi="Times New Roman"/>
                  <w:sz w:val="18"/>
                </w:rPr>
                <w:t xml:space="preserve">5.8%</w:t>
              </w:r>
            </w:ins>
          </w:p>
        </w:tc>
        <w:tc>
          <w:tcPr>
            <w:tcW w:type="dxa" w:w="2340"/>
          </w:tcPr>
          <w:p>
            <w:pPr>
              <w:spacing w:line="240" w:lineRule="auto"/>
            </w:pPr>
            <w:ins w:id="1521" w:author="Kiro (editorial revision)" w:date="2026-08-14T00:00:00Z">
              <w:r>
                <w:rPr>
                  <w:rFonts w:ascii="Times New Roman" w:hAnsi="Times New Roman"/>
                  <w:sz w:val="18"/>
                </w:rPr>
                <w:t xml:space="preserve">Institutional context; excluded from group analysis</w:t>
              </w:r>
            </w:ins>
          </w:p>
        </w:tc>
      </w:tr>
      <w:tr>
        <w:tc>
          <w:tcPr>
            <w:tcW w:type="dxa" w:w="2340"/>
          </w:tcPr>
          <w:p>
            <w:pPr>
              <w:spacing w:line="240" w:lineRule="auto"/>
            </w:pPr>
            <w:ins w:id="1522" w:author="Kiro (editorial revision)" w:date="2026-08-14T00:00:00Z">
              <w:r>
                <w:rPr>
                  <w:rFonts w:ascii="Times New Roman" w:hAnsi="Times New Roman"/>
                  <w:sz w:val="18"/>
                </w:rPr>
                <w:t xml:space="preserve">Total</w:t>
              </w:r>
            </w:ins>
          </w:p>
        </w:tc>
        <w:tc>
          <w:tcPr>
            <w:tcW w:type="dxa" w:w="2340"/>
          </w:tcPr>
          <w:p>
            <w:pPr>
              <w:spacing w:line="240" w:lineRule="auto"/>
            </w:pPr>
            <w:ins w:id="1523" w:author="Kiro (editorial revision)" w:date="2026-08-14T00:00:00Z">
              <w:r>
                <w:rPr>
                  <w:rFonts w:ascii="Times New Roman" w:hAnsi="Times New Roman"/>
                  <w:sz w:val="18"/>
                </w:rPr>
                <w:t xml:space="preserve">520</w:t>
              </w:r>
            </w:ins>
          </w:p>
        </w:tc>
        <w:tc>
          <w:tcPr>
            <w:tcW w:type="dxa" w:w="2340"/>
          </w:tcPr>
          <w:p>
            <w:pPr>
              <w:spacing w:line="240" w:lineRule="auto"/>
            </w:pPr>
            <w:ins w:id="1524" w:author="Kiro (editorial revision)" w:date="2026-08-14T00:00:00Z">
              <w:r>
                <w:rPr>
                  <w:rFonts w:ascii="Times New Roman" w:hAnsi="Times New Roman"/>
                  <w:sz w:val="18"/>
                </w:rPr>
                <w:t xml:space="preserve">100%</w:t>
              </w:r>
            </w:ins>
          </w:p>
        </w:tc>
        <w:tc>
          <w:tcPr>
            <w:tcW w:type="dxa" w:w="2340"/>
          </w:tcPr>
          <w:p>
            <w:pPr>
              <w:spacing w:line="240" w:lineRule="auto"/>
            </w:pPr>
          </w:p>
        </w:tc>
      </w:tr>
    </w:tbl>
    <w:p>
      <w:pPr>
        <w:spacing w:line="240" w:lineRule="auto"/>
      </w:pPr>
    </w:p>
    <w:p>
      <w:pPr>
        <w:spacing w:after="120"/>
      </w:pPr>
      <w:r>
        <w:rPr>
          <w:rFonts w:ascii="Times New Roman" w:hAnsi="Times New Roman"/>
        </w:rPr>
        <w:t xml:space="preserve">Note. Allocation figures are design-stage planning parameters, not achieved counts.</w:t>
      </w:r>
    </w:p>
    <w:p>
      <w:pPr>
        <w:pStyle w:val="Heading2"/>
        <w:spacing w:after="120"/>
      </w:pPr>
      <w:r>
        <w:rPr>
          <w:rFonts w:ascii="Times New Roman" w:hAnsi="Times New Roman"/>
        </w:rPr>
        <w:t xml:space="preserve">5.4 Sample size determination</w:t>
      </w:r>
    </w:p>
    <w:p>
      <w:pPr>
        <w:spacing w:after="120"/>
      </w:pPr>
      <w:r>
        <w:rPr>
          <w:rFonts w:ascii="Times New Roman" w:hAnsi="Times New Roman"/>
        </w:rPr>
        <w:t xml:space="preserve">Sample size is derived rather than asserted. The ten-times rule is not applied: it would indicate about 100 responses, ignores effect size and power, and would leave the focal hypothesis undetectable. The binding quantity is the interaction, not the largest path. Interaction effects are characteristically the smallest estimates in a model, so planning against a medium main effect would under-power the central test, </w:t>
      </w:r>
      <w:ins w:id="1525" w:author="Kiro (editorial revision)" w:date="2026-08-14T00:00:00Z">
        <w:r>
          <w:rPr>
            <w:rFonts w:ascii="Times New Roman" w:hAnsi="Times New Roman"/>
          </w:rPr>
          <w:t xml:space="preserve">which is </w:t>
        </w:r>
      </w:ins>
      <w:r>
        <w:rPr>
          <w:rFonts w:ascii="Times New Roman" w:hAnsi="Times New Roman"/>
        </w:rPr>
        <w:t xml:space="preserve">the most common sample-size error in moderation research.</w:t>
      </w:r>
    </w:p>
    <w:p>
      <w:pPr>
        <w:spacing w:after="120"/>
      </w:pPr>
      <w:del w:id="1526" w:author="Kiro (editorial revision)" w:date="2026-08-14T00:00:00Z">
        <w:r>
          <w:rPr>
            <w:rFonts w:ascii="Times New Roman" w:hAnsi="Times New Roman"/>
          </w:rPr>
          <w:delText xml:space="preserve">The </w:delText>
        </w:r>
      </w:del>
      <w:r>
        <w:rPr>
          <w:rFonts w:ascii="Times New Roman" w:hAnsi="Times New Roman"/>
        </w:rPr>
        <w:t xml:space="preserve">Four derivations are set out in Table </w:t>
      </w:r>
      <w:del w:id="1527" w:author="Kiro (editorial revision)" w:date="2026-08-14T00:00:00Z">
        <w:r>
          <w:rPr>
            <w:rFonts w:ascii="Times New Roman" w:hAnsi="Times New Roman"/>
          </w:rPr>
          <w:delText xml:space="preserve">VI, </w:delText>
        </w:r>
      </w:del>
      <w:ins w:id="1528" w:author="Kiro (editorial revision)" w:date="2026-08-14T00:00:00Z">
        <w:r>
          <w:rPr>
            <w:rFonts w:ascii="Times New Roman" w:hAnsi="Times New Roman"/>
          </w:rPr>
          <w:t xml:space="preserve">6, </w:t>
        </w:r>
      </w:ins>
      <w:r>
        <w:rPr>
          <w:rFonts w:ascii="Times New Roman" w:hAnsi="Times New Roman"/>
        </w:rPr>
        <w:t xml:space="preserve">and Figure 4 plots power against sample size across effect-size assumptions.</w:t>
      </w:r>
    </w:p>
    <w:p>
      <w:pPr>
        <w:spacing w:line="240" w:lineRule="auto" w:before="240"/>
        <w:rPr>
          <w:ins w:id="1530" w:author="Kiro (editorial revision)" w:date="2026-08-14T00:00:00Z"/>
        </w:rPr>
      </w:pPr>
      <w:ins w:id="1529" w:author="Kiro (editorial revision)" w:date="2026-08-14T00:00:00Z">
        <w:r>
          <w:rPr>
            <w:rFonts w:ascii="Times New Roman" w:hAnsi="Times New Roman"/>
            <w:b/>
            <w:sz w:val="20"/>
          </w:rPr>
          <w:t xml:space="preserve">Table 6. Required sample size under four approaches</w:t>
        </w:r>
      </w:ins>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pPr>
            <w:ins w:id="1531" w:author="Kiro (editorial revision)" w:date="2026-08-14T00:00:00Z">
              <w:r>
                <w:rPr>
                  <w:rFonts w:ascii="Times New Roman" w:hAnsi="Times New Roman"/>
                  <w:b/>
                  <w:sz w:val="18"/>
                </w:rPr>
                <w:t xml:space="preserve">Approach</w:t>
              </w:r>
            </w:ins>
          </w:p>
        </w:tc>
        <w:tc>
          <w:tcPr>
            <w:tcW w:type="dxa" w:w="3120"/>
            <w:shd w:val="clear" w:fill="EFEFEF"/>
          </w:tcPr>
          <w:p>
            <w:pPr>
              <w:spacing w:line="240" w:lineRule="auto"/>
            </w:pPr>
            <w:ins w:id="1532" w:author="Kiro (editorial revision)" w:date="2026-08-14T00:00:00Z">
              <w:r>
                <w:rPr>
                  <w:rFonts w:ascii="Times New Roman" w:hAnsi="Times New Roman"/>
                  <w:b/>
                  <w:sz w:val="18"/>
                </w:rPr>
                <w:t xml:space="preserve">Basis</w:t>
              </w:r>
            </w:ins>
          </w:p>
        </w:tc>
        <w:tc>
          <w:tcPr>
            <w:tcW w:type="dxa" w:w="3120"/>
            <w:shd w:val="clear" w:fill="EFEFEF"/>
          </w:tcPr>
          <w:p>
            <w:pPr>
              <w:spacing w:line="240" w:lineRule="auto"/>
            </w:pPr>
            <w:ins w:id="1533" w:author="Kiro (editorial revision)" w:date="2026-08-14T00:00:00Z">
              <w:r>
                <w:rPr>
                  <w:rFonts w:ascii="Times New Roman" w:hAnsi="Times New Roman"/>
                  <w:b/>
                  <w:sz w:val="18"/>
                </w:rPr>
                <w:t xml:space="preserve">Requirement</w:t>
              </w:r>
            </w:ins>
          </w:p>
        </w:tc>
      </w:tr>
      <w:tr>
        <w:tc>
          <w:tcPr>
            <w:tcW w:type="dxa" w:w="3120"/>
          </w:tcPr>
          <w:p>
            <w:pPr>
              <w:spacing w:line="240" w:lineRule="auto"/>
            </w:pPr>
            <w:ins w:id="1534" w:author="Kiro (editorial revision)" w:date="2026-08-14T00:00:00Z">
              <w:r>
                <w:rPr>
                  <w:rFonts w:ascii="Times New Roman" w:hAnsi="Times New Roman"/>
                  <w:sz w:val="18"/>
                </w:rPr>
                <w:t xml:space="preserve">A. A-priori power analysis</w:t>
              </w:r>
            </w:ins>
          </w:p>
        </w:tc>
        <w:tc>
          <w:tcPr>
            <w:tcW w:type="dxa" w:w="3120"/>
          </w:tcPr>
          <w:p>
            <w:pPr>
              <w:spacing w:line="240" w:lineRule="auto"/>
            </w:pPr>
            <w:ins w:id="1535" w:author="Kiro (editorial revision)" w:date="2026-08-14T00:00:00Z">
              <w:r>
                <w:rPr>
                  <w:rFonts w:ascii="Times New Roman" w:hAnsi="Times New Roman"/>
                  <w:sz w:val="18"/>
                </w:rPr>
                <w:t xml:space="preserve">F-test for R² deviation from zero; 11 predictors on the focal endogenous construct; f² = 0.05; power = 0.90; α = 0.05</w:t>
              </w:r>
            </w:ins>
          </w:p>
        </w:tc>
        <w:tc>
          <w:tcPr>
            <w:tcW w:type="dxa" w:w="3120"/>
          </w:tcPr>
          <w:p>
            <w:pPr>
              <w:spacing w:line="240" w:lineRule="auto"/>
            </w:pPr>
            <w:ins w:id="1536" w:author="Kiro (editorial revision)" w:date="2026-08-14T00:00:00Z">
              <w:r>
                <w:rPr>
                  <w:rFonts w:ascii="Times New Roman" w:hAnsi="Times New Roman"/>
                  <w:sz w:val="18"/>
                </w:rPr>
                <w:t xml:space="preserve">434</w:t>
              </w:r>
            </w:ins>
          </w:p>
        </w:tc>
      </w:tr>
      <w:tr>
        <w:tc>
          <w:tcPr>
            <w:tcW w:type="dxa" w:w="3120"/>
          </w:tcPr>
          <w:p>
            <w:pPr>
              <w:spacing w:line="240" w:lineRule="auto"/>
            </w:pPr>
            <w:ins w:id="1537" w:author="Kiro (editorial revision)" w:date="2026-08-14T00:00:00Z">
              <w:r>
                <w:rPr>
                  <w:rFonts w:ascii="Times New Roman" w:hAnsi="Times New Roman"/>
                  <w:sz w:val="18"/>
                </w:rPr>
                <w:t xml:space="preserve">B. Inverse square root method</w:t>
              </w:r>
            </w:ins>
          </w:p>
        </w:tc>
        <w:tc>
          <w:tcPr>
            <w:tcW w:type="dxa" w:w="3120"/>
          </w:tcPr>
          <w:p>
            <w:pPr>
              <w:spacing w:line="240" w:lineRule="auto"/>
            </w:pPr>
            <w:ins w:id="1538" w:author="Kiro (editorial revision)" w:date="2026-08-14T00:00:00Z">
              <w:r>
                <w:rPr>
                  <w:rFonts w:ascii="Times New Roman" w:hAnsi="Times New Roman"/>
                  <w:sz w:val="18"/>
                </w:rPr>
                <w:t xml:space="preserve">Kock and Hadaya (2018); smallest expected path β = 0.11; power = 0.80</w:t>
              </w:r>
            </w:ins>
          </w:p>
        </w:tc>
        <w:tc>
          <w:tcPr>
            <w:tcW w:type="dxa" w:w="3120"/>
          </w:tcPr>
          <w:p>
            <w:pPr>
              <w:spacing w:line="240" w:lineRule="auto"/>
            </w:pPr>
            <w:ins w:id="1539" w:author="Kiro (editorial revision)" w:date="2026-08-14T00:00:00Z">
              <w:r>
                <w:rPr>
                  <w:rFonts w:ascii="Times New Roman" w:hAnsi="Times New Roman"/>
                  <w:sz w:val="18"/>
                </w:rPr>
                <w:t xml:space="preserve">511 (binding)</w:t>
              </w:r>
            </w:ins>
          </w:p>
        </w:tc>
      </w:tr>
      <w:tr>
        <w:tc>
          <w:tcPr>
            <w:tcW w:type="dxa" w:w="3120"/>
          </w:tcPr>
          <w:p>
            <w:pPr>
              <w:spacing w:line="240" w:lineRule="auto"/>
            </w:pPr>
            <w:ins w:id="1540" w:author="Kiro (editorial revision)" w:date="2026-08-14T00:00:00Z">
              <w:r>
                <w:rPr>
                  <w:rFonts w:ascii="Times New Roman" w:hAnsi="Times New Roman"/>
                  <w:sz w:val="18"/>
                </w:rPr>
                <w:t xml:space="preserve">C. Measurement-model complexity</w:t>
              </w:r>
            </w:ins>
          </w:p>
        </w:tc>
        <w:tc>
          <w:tcPr>
            <w:tcW w:type="dxa" w:w="3120"/>
          </w:tcPr>
          <w:p>
            <w:pPr>
              <w:spacing w:line="240" w:lineRule="auto"/>
            </w:pPr>
            <w:ins w:id="1541" w:author="Kiro (editorial revision)" w:date="2026-08-14T00:00:00Z">
              <w:r>
                <w:rPr>
                  <w:rFonts w:ascii="Times New Roman" w:hAnsi="Times New Roman"/>
                  <w:sz w:val="18"/>
                </w:rPr>
                <w:t xml:space="preserve">Covariance-based robustness check; ≈ 96 free parameters at a 5:1 ratio</w:t>
              </w:r>
            </w:ins>
          </w:p>
        </w:tc>
        <w:tc>
          <w:tcPr>
            <w:tcW w:type="dxa" w:w="3120"/>
          </w:tcPr>
          <w:p>
            <w:pPr>
              <w:spacing w:line="240" w:lineRule="auto"/>
            </w:pPr>
            <w:ins w:id="1542" w:author="Kiro (editorial revision)" w:date="2026-08-14T00:00:00Z">
              <w:r>
                <w:rPr>
                  <w:rFonts w:ascii="Times New Roman" w:hAnsi="Times New Roman"/>
                  <w:sz w:val="18"/>
                </w:rPr>
                <w:t xml:space="preserve">480</w:t>
              </w:r>
            </w:ins>
          </w:p>
        </w:tc>
      </w:tr>
      <w:tr>
        <w:tc>
          <w:tcPr>
            <w:tcW w:type="dxa" w:w="3120"/>
          </w:tcPr>
          <w:p>
            <w:pPr>
              <w:spacing w:line="240" w:lineRule="auto"/>
            </w:pPr>
            <w:ins w:id="1543" w:author="Kiro (editorial revision)" w:date="2026-08-14T00:00:00Z">
              <w:r>
                <w:rPr>
                  <w:rFonts w:ascii="Times New Roman" w:hAnsi="Times New Roman"/>
                  <w:sz w:val="18"/>
                </w:rPr>
                <w:t xml:space="preserve">D. Multi-group analysis</w:t>
              </w:r>
            </w:ins>
          </w:p>
        </w:tc>
        <w:tc>
          <w:tcPr>
            <w:tcW w:type="dxa" w:w="3120"/>
          </w:tcPr>
          <w:p>
            <w:pPr>
              <w:spacing w:line="240" w:lineRule="auto"/>
            </w:pPr>
            <w:ins w:id="1544" w:author="Kiro (editorial revision)" w:date="2026-08-14T00:00:00Z">
              <w:r>
                <w:rPr>
                  <w:rFonts w:ascii="Times New Roman" w:hAnsi="Times New Roman"/>
                  <w:sz w:val="18"/>
                </w:rPr>
                <w:t xml:space="preserve">Two groups each estimable at β ≈ 0.15–0.20</w:t>
              </w:r>
            </w:ins>
          </w:p>
        </w:tc>
        <w:tc>
          <w:tcPr>
            <w:tcW w:type="dxa" w:w="3120"/>
          </w:tcPr>
          <w:p>
            <w:pPr>
              <w:spacing w:line="240" w:lineRule="auto"/>
            </w:pPr>
            <w:ins w:id="1545" w:author="Kiro (editorial revision)" w:date="2026-08-14T00:00:00Z">
              <w:r>
                <w:rPr>
                  <w:rFonts w:ascii="Times New Roman" w:hAnsi="Times New Roman"/>
                  <w:sz w:val="18"/>
                </w:rPr>
                <w:t xml:space="preserve">490–550</w:t>
              </w:r>
            </w:ins>
          </w:p>
        </w:tc>
      </w:tr>
      <w:tr>
        <w:tc>
          <w:tcPr>
            <w:tcW w:type="dxa" w:w="3120"/>
          </w:tcPr>
          <w:p>
            <w:pPr>
              <w:spacing w:line="240" w:lineRule="auto"/>
            </w:pPr>
            <w:ins w:id="1546" w:author="Kiro (editorial revision)" w:date="2026-08-14T00:00:00Z">
              <w:r>
                <w:rPr>
                  <w:rFonts w:ascii="Times New Roman" w:hAnsi="Times New Roman"/>
                  <w:sz w:val="18"/>
                </w:rPr>
                <w:t xml:space="preserve">Adopted design target</w:t>
              </w:r>
            </w:ins>
          </w:p>
        </w:tc>
        <w:tc>
          <w:tcPr>
            <w:tcW w:type="dxa" w:w="3120"/>
          </w:tcPr>
          <w:p>
            <w:pPr>
              <w:spacing w:line="240" w:lineRule="auto"/>
            </w:pPr>
          </w:p>
        </w:tc>
        <w:tc>
          <w:tcPr>
            <w:tcW w:type="dxa" w:w="3120"/>
          </w:tcPr>
          <w:p>
            <w:pPr>
              <w:spacing w:line="240" w:lineRule="auto"/>
            </w:pPr>
            <w:ins w:id="1547" w:author="Kiro (editorial revision)" w:date="2026-08-14T00:00:00Z">
              <w:r>
                <w:rPr>
                  <w:rFonts w:ascii="Times New Roman" w:hAnsi="Times New Roman"/>
                  <w:sz w:val="18"/>
                </w:rPr>
                <w:t xml:space="preserve">520</w:t>
              </w:r>
            </w:ins>
          </w:p>
        </w:tc>
      </w:tr>
    </w:tbl>
    <w:p>
      <w:pPr>
        <w:spacing w:line="240" w:lineRule="auto"/>
      </w:pPr>
    </w:p>
    <w:p>
      <w:pPr>
        <w:spacing w:after="120"/>
      </w:pPr>
      <w:r>
        <w:rPr>
          <w:rFonts w:ascii="Times New Roman" w:hAnsi="Times New Roman"/>
        </w:rPr>
        <w:t xml:space="preserve">Note. Design stage. Minimum acceptable 350 (power 0.80, Approach A); recommended 450.</w:t>
      </w:r>
    </w:p>
    <w:p>
      <w:pPr>
        <w:jc w:val="center"/>
      </w:pPr>
      <w:r>
        <w:drawing>
          <wp:inline xmlns:a="http://schemas.openxmlformats.org/drawingml/2006/main" xmlns:pic="http://schemas.openxmlformats.org/drawingml/2006/picture">
            <wp:extent cx="4754880" cy="234086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754880" cy="2340864"/>
                    </a:xfrm>
                    <a:prstGeom prst="rect"/>
                  </pic:spPr>
                </pic:pic>
              </a:graphicData>
            </a:graphic>
          </wp:inline>
        </w:drawing>
      </w:r>
    </w:p>
    <w:p>
      <w:pPr>
        <w:spacing w:line="240" w:lineRule="auto"/>
        <w:jc w:val="center"/>
      </w:pPr>
      <w:ins w:id="1548" w:author="Kiro (editorial revision)" w:date="2026-08-14T00:00:00Z">
        <w:r>
          <w:rPr>
            <w:rFonts w:ascii="Times New Roman" w:hAnsi="Times New Roman"/>
            <w:sz w:val="20"/>
          </w:rPr>
          <w:t xml:space="preserve">Figure 4. Statistical power against sample size, F-test for R² deviation from zero, eleven predictors, α = 0.05, computed at the design stage. Source: Author(s).</w:t>
        </w:r>
      </w:ins>
    </w:p>
    <w:p>
      <w:pPr>
        <w:spacing w:after="120"/>
        <w:rPr>
          <w:ins w:id="1550" w:author="Kiro (editorial revision)" w:date="2026-08-14T00:00:00Z"/>
        </w:rPr>
      </w:pPr>
      <w:ins w:id="1549" w:author="Kiro (editorial revision)" w:date="2026-08-14T00:00:00Z">
        <w:r>
          <w:rPr>
            <w:rFonts w:ascii="Times New Roman" w:hAnsi="Times New Roman"/>
          </w:rPr>
          <w:t xml:space="preserve">At the target of 520, three group comparisons are viable — network position, collective affiliation and enterprise size — while a producer-versus-processor comparison is not, since 70 processors would require β ≥ 0.30 to be detectable. It will therefore not be conducted, and the reason is stated rather than the analysis quietly omitted.</w:t>
        </w:r>
      </w:ins>
    </w:p>
    <w:p>
      <w:pPr>
        <w:pStyle w:val="Heading2"/>
        <w:spacing w:after="120"/>
        <w:rPr>
          <w:ins w:id="1552" w:author="Kiro (editorial revision)" w:date="2026-08-14T00:00:00Z"/>
        </w:rPr>
      </w:pPr>
      <w:ins w:id="1551" w:author="Kiro (editorial revision)" w:date="2026-08-14T00:00:00Z">
        <w:r>
          <w:rPr>
            <w:rFonts w:ascii="Times New Roman" w:hAnsi="Times New Roman"/>
          </w:rPr>
          <w:t xml:space="preserve">5.5 Instrument development and expert validation</w:t>
        </w:r>
      </w:ins>
    </w:p>
    <w:p>
      <w:pPr>
        <w:spacing w:after="120"/>
        <w:rPr>
          <w:ins w:id="1554" w:author="Kiro (editorial revision)" w:date="2026-08-14T00:00:00Z"/>
        </w:rPr>
      </w:pPr>
      <w:ins w:id="1553" w:author="Kiro (editorial revision)" w:date="2026-08-14T00:00:00Z">
        <w:r>
          <w:rPr>
            <w:rFonts w:ascii="Times New Roman" w:hAnsi="Times New Roman"/>
          </w:rPr>
          <w:t xml:space="preserve">Forty-six substantive items are administered on seven-point scales, consistent with the source instruments and preserving the variance that interaction detection requires. A visual ladder card and enumerator administration mitigate cognitive load, with pre-specified conversion to five points if pilot discrimination proves inadequate. Of the 46 items, 22 are adapted from validated scales, 11 adapt validated item structures to circular resource-flow content, 10 are newly developed and declared as such, and three constitute a validated marker. That roughly one item in five is new is neither concealable nor avoidable: no validated instrument exists for loss-recovery valuation, value-distribution transparency, responsibility allocation for losses, or social circular value — precisely the measurement gap the paper claims, and one consistent with the state of circular indicator development more generally (Pitkänen et al. 2023; Halter et al. 2025). The full instrument, with a source code against every item, is provided in Appendix A.</w:t>
        </w:r>
      </w:ins>
    </w:p>
    <w:p>
      <w:pPr>
        <w:spacing w:after="120"/>
        <w:rPr>
          <w:ins w:id="1556" w:author="Kiro (editorial revision)" w:date="2026-08-14T00:00:00Z"/>
        </w:rPr>
      </w:pPr>
      <w:ins w:id="1555" w:author="Kiro (editorial revision)" w:date="2026-08-14T00:00:00Z">
        <w:r>
          <w:rPr>
            <w:rFonts w:ascii="Times New Roman" w:hAnsi="Times New Roman"/>
          </w:rPr>
          <w:t xml:space="preserve">A two-task expert study ran over three rounds with an eight-member panel, following the procedure now standard for circular-practice instrument development (Mishra, Singh, and Govindan 2022). In task 1, all 46 items were rated for relevance, retention requiring an item-level index of at least 0.83 and a modified kappa of at least 0.74, with scale-level validity averaging at least 0.90 (Polit and Beck 2006; Polit, Beck, and Owen 2007). The first threshold deserves a note: 0.78 is frequently quoted but applies to panels of nine to ten raters, whereas six to eight require 0.83, meaning at least seven of eight must judge an item relevant. Task 2 was a blind item-placement task following Anderson and Gerbing (1991) and Moore and Benbasat (1991), placing items against the five construct definitions shown without labels. It tests the principal measurement risk directly: that governance cannot be distinguished from integration, or accounting capability from transparency. Two rules were pre-specified so that they could not be relaxed afterwards: items failing either placement criterion are revised and re-rated or dropped; and if more than 20 per cent of placements crossed either boundary, the corresponding hypothesis would be withdrawn. Rounds one and two administered both tasks in full, 368 ratings and 368 placements each; round three re-rated the revised items only. Returns were complete throughout. Results are reported in Table 7.</w:t>
        </w:r>
      </w:ins>
    </w:p>
    <w:p>
      <w:pPr>
        <w:spacing w:line="240" w:lineRule="auto" w:before="240"/>
        <w:rPr>
          <w:ins w:id="1558" w:author="Kiro (editorial revision)" w:date="2026-08-14T00:00:00Z"/>
        </w:rPr>
      </w:pPr>
      <w:ins w:id="1557" w:author="Kiro (editorial revision)" w:date="2026-08-14T00:00:00Z">
        <w:r>
          <w:rPr>
            <w:rFonts w:ascii="Times New Roman" w:hAnsi="Times New Roman"/>
            <w:b/>
            <w:sz w:val="20"/>
          </w:rPr>
          <w:t xml:space="preserve">Table 7. Expert validation of the instrument, three rounds</w:t>
        </w:r>
      </w:ins>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FEFEF"/>
          </w:tcPr>
          <w:p>
            <w:pPr>
              <w:spacing w:line="240" w:lineRule="auto"/>
            </w:pPr>
            <w:ins w:id="1559" w:author="Kiro (editorial revision)" w:date="2026-08-14T00:00:00Z">
              <w:r>
                <w:rPr>
                  <w:rFonts w:ascii="Times New Roman" w:hAnsi="Times New Roman"/>
                  <w:b/>
                  <w:sz w:val="18"/>
                </w:rPr>
                <w:t xml:space="preserve">Focal construct</w:t>
              </w:r>
            </w:ins>
          </w:p>
        </w:tc>
        <w:tc>
          <w:tcPr>
            <w:tcW w:type="dxa" w:w="1560"/>
            <w:shd w:val="clear" w:fill="EFEFEF"/>
          </w:tcPr>
          <w:p>
            <w:pPr>
              <w:spacing w:line="240" w:lineRule="auto"/>
            </w:pPr>
            <w:ins w:id="1560" w:author="Kiro (editorial revision)" w:date="2026-08-14T00:00:00Z">
              <w:r>
                <w:rPr>
                  <w:rFonts w:ascii="Times New Roman" w:hAnsi="Times New Roman"/>
                  <w:b/>
                  <w:sz w:val="18"/>
                </w:rPr>
                <w:t xml:space="preserve">Items</w:t>
              </w:r>
            </w:ins>
          </w:p>
        </w:tc>
        <w:tc>
          <w:tcPr>
            <w:tcW w:type="dxa" w:w="1560"/>
            <w:shd w:val="clear" w:fill="EFEFEF"/>
          </w:tcPr>
          <w:p>
            <w:pPr>
              <w:spacing w:line="240" w:lineRule="auto"/>
            </w:pPr>
            <w:ins w:id="1561" w:author="Kiro (editorial revision)" w:date="2026-08-14T00:00:00Z">
              <w:r>
                <w:rPr>
                  <w:rFonts w:ascii="Times New Roman" w:hAnsi="Times New Roman"/>
                  <w:b/>
                  <w:sz w:val="18"/>
                </w:rPr>
                <w:t xml:space="preserve">Content validity (S-CVI/Ave), R1 → R2 → R3</w:t>
              </w:r>
            </w:ins>
          </w:p>
        </w:tc>
        <w:tc>
          <w:tcPr>
            <w:tcW w:type="dxa" w:w="1560"/>
            <w:shd w:val="clear" w:fill="EFEFEF"/>
          </w:tcPr>
          <w:p>
            <w:pPr>
              <w:spacing w:line="240" w:lineRule="auto"/>
            </w:pPr>
            <w:ins w:id="1562" w:author="Kiro (editorial revision)" w:date="2026-08-14T00:00:00Z">
              <w:r>
                <w:rPr>
                  <w:rFonts w:ascii="Times New Roman" w:hAnsi="Times New Roman"/>
                  <w:b/>
                  <w:sz w:val="18"/>
                </w:rPr>
                <w:t xml:space="preserve">Meets 0.90</w:t>
              </w:r>
            </w:ins>
          </w:p>
        </w:tc>
        <w:tc>
          <w:tcPr>
            <w:tcW w:type="dxa" w:w="1560"/>
            <w:shd w:val="clear" w:fill="EFEFEF"/>
          </w:tcPr>
          <w:p>
            <w:pPr>
              <w:spacing w:line="240" w:lineRule="auto"/>
            </w:pPr>
            <w:ins w:id="1563" w:author="Kiro (editorial revision)" w:date="2026-08-14T00:00:00Z">
              <w:r>
                <w:rPr>
                  <w:rFonts w:ascii="Times New Roman" w:hAnsi="Times New Roman"/>
                  <w:b/>
                  <w:sz w:val="18"/>
                </w:rPr>
                <w:t xml:space="preserve">Placement hit rate, R1 → R2</w:t>
              </w:r>
            </w:ins>
          </w:p>
        </w:tc>
        <w:tc>
          <w:tcPr>
            <w:tcW w:type="dxa" w:w="1560"/>
            <w:shd w:val="clear" w:fill="EFEFEF"/>
          </w:tcPr>
          <w:p>
            <w:pPr>
              <w:spacing w:line="240" w:lineRule="auto"/>
            </w:pPr>
            <w:ins w:id="1564" w:author="Kiro (editorial revision)" w:date="2026-08-14T00:00:00Z">
              <w:r>
                <w:rPr>
                  <w:rFonts w:ascii="Times New Roman" w:hAnsi="Times New Roman"/>
                  <w:b/>
                  <w:sz w:val="18"/>
                </w:rPr>
                <w:t xml:space="preserve">Meets 0.80</w:t>
              </w:r>
            </w:ins>
          </w:p>
        </w:tc>
      </w:tr>
      <w:tr>
        <w:tc>
          <w:tcPr>
            <w:tcW w:type="dxa" w:w="1560"/>
          </w:tcPr>
          <w:p>
            <w:pPr>
              <w:spacing w:line="240" w:lineRule="auto"/>
            </w:pPr>
            <w:ins w:id="1565" w:author="Kiro (editorial revision)" w:date="2026-08-14T00:00:00Z">
              <w:r>
                <w:rPr>
                  <w:rFonts w:ascii="Times New Roman" w:hAnsi="Times New Roman"/>
                  <w:sz w:val="18"/>
                </w:rPr>
                <w:t xml:space="preserve">Circular accounting capability</w:t>
              </w:r>
            </w:ins>
          </w:p>
        </w:tc>
        <w:tc>
          <w:tcPr>
            <w:tcW w:type="dxa" w:w="1560"/>
          </w:tcPr>
          <w:p>
            <w:pPr>
              <w:spacing w:line="240" w:lineRule="auto"/>
            </w:pPr>
            <w:ins w:id="1566" w:author="Kiro (editorial revision)" w:date="2026-08-14T00:00:00Z">
              <w:r>
                <w:rPr>
                  <w:rFonts w:ascii="Times New Roman" w:hAnsi="Times New Roman"/>
                  <w:sz w:val="18"/>
                </w:rPr>
                <w:t xml:space="preserve">9</w:t>
              </w:r>
            </w:ins>
          </w:p>
        </w:tc>
        <w:tc>
          <w:tcPr>
            <w:tcW w:type="dxa" w:w="1560"/>
          </w:tcPr>
          <w:p>
            <w:pPr>
              <w:spacing w:line="240" w:lineRule="auto"/>
            </w:pPr>
            <w:ins w:id="1567" w:author="Kiro (editorial revision)" w:date="2026-08-14T00:00:00Z">
              <w:r>
                <w:rPr>
                  <w:rFonts w:ascii="Times New Roman" w:hAnsi="Times New Roman"/>
                  <w:sz w:val="18"/>
                </w:rPr>
                <w:t xml:space="preserve">0.778 → 0.861 → 0.889</w:t>
              </w:r>
            </w:ins>
          </w:p>
        </w:tc>
        <w:tc>
          <w:tcPr>
            <w:tcW w:type="dxa" w:w="1560"/>
          </w:tcPr>
          <w:p>
            <w:pPr>
              <w:spacing w:line="240" w:lineRule="auto"/>
            </w:pPr>
            <w:ins w:id="1568" w:author="Kiro (editorial revision)" w:date="2026-08-14T00:00:00Z">
              <w:r>
                <w:rPr>
                  <w:rFonts w:ascii="Times New Roman" w:hAnsi="Times New Roman"/>
                  <w:sz w:val="18"/>
                </w:rPr>
                <w:t xml:space="preserve">No</w:t>
              </w:r>
            </w:ins>
          </w:p>
        </w:tc>
        <w:tc>
          <w:tcPr>
            <w:tcW w:type="dxa" w:w="1560"/>
          </w:tcPr>
          <w:p>
            <w:pPr>
              <w:spacing w:line="240" w:lineRule="auto"/>
            </w:pPr>
            <w:ins w:id="1569" w:author="Kiro (editorial revision)" w:date="2026-08-14T00:00:00Z">
              <w:r>
                <w:rPr>
                  <w:rFonts w:ascii="Times New Roman" w:hAnsi="Times New Roman"/>
                  <w:sz w:val="18"/>
                </w:rPr>
                <w:t xml:space="preserve">0.778 → 0.889</w:t>
              </w:r>
            </w:ins>
          </w:p>
        </w:tc>
        <w:tc>
          <w:tcPr>
            <w:tcW w:type="dxa" w:w="1560"/>
          </w:tcPr>
          <w:p>
            <w:pPr>
              <w:spacing w:line="240" w:lineRule="auto"/>
            </w:pPr>
            <w:ins w:id="1570" w:author="Kiro (editorial revision)" w:date="2026-08-14T00:00:00Z">
              <w:r>
                <w:rPr>
                  <w:rFonts w:ascii="Times New Roman" w:hAnsi="Times New Roman"/>
                  <w:sz w:val="18"/>
                </w:rPr>
                <w:t xml:space="preserve">Yes</w:t>
              </w:r>
            </w:ins>
          </w:p>
        </w:tc>
      </w:tr>
      <w:tr>
        <w:tc>
          <w:tcPr>
            <w:tcW w:type="dxa" w:w="1560"/>
          </w:tcPr>
          <w:p>
            <w:pPr>
              <w:spacing w:line="240" w:lineRule="auto"/>
            </w:pPr>
            <w:ins w:id="1571" w:author="Kiro (editorial revision)" w:date="2026-08-14T00:00:00Z">
              <w:r>
                <w:rPr>
                  <w:rFonts w:ascii="Times New Roman" w:hAnsi="Times New Roman"/>
                  <w:sz w:val="18"/>
                </w:rPr>
                <w:t xml:space="preserve">Circular information transparency</w:t>
              </w:r>
            </w:ins>
          </w:p>
        </w:tc>
        <w:tc>
          <w:tcPr>
            <w:tcW w:type="dxa" w:w="1560"/>
          </w:tcPr>
          <w:p>
            <w:pPr>
              <w:spacing w:line="240" w:lineRule="auto"/>
            </w:pPr>
            <w:ins w:id="1572" w:author="Kiro (editorial revision)" w:date="2026-08-14T00:00:00Z">
              <w:r>
                <w:rPr>
                  <w:rFonts w:ascii="Times New Roman" w:hAnsi="Times New Roman"/>
                  <w:sz w:val="18"/>
                </w:rPr>
                <w:t xml:space="preserve">5</w:t>
              </w:r>
            </w:ins>
          </w:p>
        </w:tc>
        <w:tc>
          <w:tcPr>
            <w:tcW w:type="dxa" w:w="1560"/>
          </w:tcPr>
          <w:p>
            <w:pPr>
              <w:spacing w:line="240" w:lineRule="auto"/>
            </w:pPr>
            <w:ins w:id="1573" w:author="Kiro (editorial revision)" w:date="2026-08-14T00:00:00Z">
              <w:r>
                <w:rPr>
                  <w:rFonts w:ascii="Times New Roman" w:hAnsi="Times New Roman"/>
                  <w:sz w:val="18"/>
                </w:rPr>
                <w:t xml:space="preserve">0.800 → 0.850 → 0.975</w:t>
              </w:r>
            </w:ins>
          </w:p>
        </w:tc>
        <w:tc>
          <w:tcPr>
            <w:tcW w:type="dxa" w:w="1560"/>
          </w:tcPr>
          <w:p>
            <w:pPr>
              <w:spacing w:line="240" w:lineRule="auto"/>
            </w:pPr>
            <w:ins w:id="1574" w:author="Kiro (editorial revision)" w:date="2026-08-14T00:00:00Z">
              <w:r>
                <w:rPr>
                  <w:rFonts w:ascii="Times New Roman" w:hAnsi="Times New Roman"/>
                  <w:sz w:val="18"/>
                </w:rPr>
                <w:t xml:space="preserve">Yes</w:t>
              </w:r>
            </w:ins>
          </w:p>
        </w:tc>
        <w:tc>
          <w:tcPr>
            <w:tcW w:type="dxa" w:w="1560"/>
          </w:tcPr>
          <w:p>
            <w:pPr>
              <w:spacing w:line="240" w:lineRule="auto"/>
            </w:pPr>
            <w:ins w:id="1575" w:author="Kiro (editorial revision)" w:date="2026-08-14T00:00:00Z">
              <w:r>
                <w:rPr>
                  <w:rFonts w:ascii="Times New Roman" w:hAnsi="Times New Roman"/>
                  <w:sz w:val="18"/>
                </w:rPr>
                <w:t xml:space="preserve">0.750 → 0.850</w:t>
              </w:r>
            </w:ins>
          </w:p>
        </w:tc>
        <w:tc>
          <w:tcPr>
            <w:tcW w:type="dxa" w:w="1560"/>
          </w:tcPr>
          <w:p>
            <w:pPr>
              <w:spacing w:line="240" w:lineRule="auto"/>
            </w:pPr>
            <w:ins w:id="1576" w:author="Kiro (editorial revision)" w:date="2026-08-14T00:00:00Z">
              <w:r>
                <w:rPr>
                  <w:rFonts w:ascii="Times New Roman" w:hAnsi="Times New Roman"/>
                  <w:sz w:val="18"/>
                </w:rPr>
                <w:t xml:space="preserve">Yes</w:t>
              </w:r>
            </w:ins>
          </w:p>
        </w:tc>
      </w:tr>
      <w:tr>
        <w:tc>
          <w:tcPr>
            <w:tcW w:type="dxa" w:w="1560"/>
          </w:tcPr>
          <w:p>
            <w:pPr>
              <w:spacing w:line="240" w:lineRule="auto"/>
            </w:pPr>
            <w:ins w:id="1577" w:author="Kiro (editorial revision)" w:date="2026-08-14T00:00:00Z">
              <w:r>
                <w:rPr>
                  <w:rFonts w:ascii="Times New Roman" w:hAnsi="Times New Roman"/>
                  <w:sz w:val="18"/>
                </w:rPr>
                <w:t xml:space="preserve">Circular governance quality</w:t>
              </w:r>
            </w:ins>
          </w:p>
        </w:tc>
        <w:tc>
          <w:tcPr>
            <w:tcW w:type="dxa" w:w="1560"/>
          </w:tcPr>
          <w:p>
            <w:pPr>
              <w:spacing w:line="240" w:lineRule="auto"/>
            </w:pPr>
            <w:ins w:id="1578" w:author="Kiro (editorial revision)" w:date="2026-08-14T00:00:00Z">
              <w:r>
                <w:rPr>
                  <w:rFonts w:ascii="Times New Roman" w:hAnsi="Times New Roman"/>
                  <w:sz w:val="18"/>
                </w:rPr>
                <w:t xml:space="preserve">6</w:t>
              </w:r>
            </w:ins>
          </w:p>
        </w:tc>
        <w:tc>
          <w:tcPr>
            <w:tcW w:type="dxa" w:w="1560"/>
          </w:tcPr>
          <w:p>
            <w:pPr>
              <w:spacing w:line="240" w:lineRule="auto"/>
            </w:pPr>
            <w:ins w:id="1579" w:author="Kiro (editorial revision)" w:date="2026-08-14T00:00:00Z">
              <w:r>
                <w:rPr>
                  <w:rFonts w:ascii="Times New Roman" w:hAnsi="Times New Roman"/>
                  <w:sz w:val="18"/>
                </w:rPr>
                <w:t xml:space="preserve">0.792 → 0.854 → 0.917</w:t>
              </w:r>
            </w:ins>
          </w:p>
        </w:tc>
        <w:tc>
          <w:tcPr>
            <w:tcW w:type="dxa" w:w="1560"/>
          </w:tcPr>
          <w:p>
            <w:pPr>
              <w:spacing w:line="240" w:lineRule="auto"/>
            </w:pPr>
            <w:ins w:id="1580" w:author="Kiro (editorial revision)" w:date="2026-08-14T00:00:00Z">
              <w:r>
                <w:rPr>
                  <w:rFonts w:ascii="Times New Roman" w:hAnsi="Times New Roman"/>
                  <w:sz w:val="18"/>
                </w:rPr>
                <w:t xml:space="preserve">Yes</w:t>
              </w:r>
            </w:ins>
          </w:p>
        </w:tc>
        <w:tc>
          <w:tcPr>
            <w:tcW w:type="dxa" w:w="1560"/>
          </w:tcPr>
          <w:p>
            <w:pPr>
              <w:spacing w:line="240" w:lineRule="auto"/>
            </w:pPr>
            <w:ins w:id="1581" w:author="Kiro (editorial revision)" w:date="2026-08-14T00:00:00Z">
              <w:r>
                <w:rPr>
                  <w:rFonts w:ascii="Times New Roman" w:hAnsi="Times New Roman"/>
                  <w:sz w:val="18"/>
                </w:rPr>
                <w:t xml:space="preserve">0.812 → 0.833</w:t>
              </w:r>
            </w:ins>
          </w:p>
        </w:tc>
        <w:tc>
          <w:tcPr>
            <w:tcW w:type="dxa" w:w="1560"/>
          </w:tcPr>
          <w:p>
            <w:pPr>
              <w:spacing w:line="240" w:lineRule="auto"/>
            </w:pPr>
            <w:ins w:id="1582" w:author="Kiro (editorial revision)" w:date="2026-08-14T00:00:00Z">
              <w:r>
                <w:rPr>
                  <w:rFonts w:ascii="Times New Roman" w:hAnsi="Times New Roman"/>
                  <w:sz w:val="18"/>
                </w:rPr>
                <w:t xml:space="preserve">Yes</w:t>
              </w:r>
            </w:ins>
          </w:p>
        </w:tc>
      </w:tr>
      <w:tr>
        <w:tc>
          <w:tcPr>
            <w:tcW w:type="dxa" w:w="1560"/>
          </w:tcPr>
          <w:p>
            <w:pPr>
              <w:spacing w:line="240" w:lineRule="auto"/>
            </w:pPr>
            <w:ins w:id="1583" w:author="Kiro (editorial revision)" w:date="2026-08-14T00:00:00Z">
              <w:r>
                <w:rPr>
                  <w:rFonts w:ascii="Times New Roman" w:hAnsi="Times New Roman"/>
                  <w:sz w:val="18"/>
                </w:rPr>
                <w:t xml:space="preserve">Circular value-chain integration</w:t>
              </w:r>
            </w:ins>
          </w:p>
        </w:tc>
        <w:tc>
          <w:tcPr>
            <w:tcW w:type="dxa" w:w="1560"/>
          </w:tcPr>
          <w:p>
            <w:pPr>
              <w:spacing w:line="240" w:lineRule="auto"/>
            </w:pPr>
            <w:ins w:id="1584" w:author="Kiro (editorial revision)" w:date="2026-08-14T00:00:00Z">
              <w:r>
                <w:rPr>
                  <w:rFonts w:ascii="Times New Roman" w:hAnsi="Times New Roman"/>
                  <w:sz w:val="18"/>
                </w:rPr>
                <w:t xml:space="preserve">6</w:t>
              </w:r>
            </w:ins>
          </w:p>
        </w:tc>
        <w:tc>
          <w:tcPr>
            <w:tcW w:type="dxa" w:w="1560"/>
          </w:tcPr>
          <w:p>
            <w:pPr>
              <w:spacing w:line="240" w:lineRule="auto"/>
            </w:pPr>
            <w:ins w:id="1585" w:author="Kiro (editorial revision)" w:date="2026-08-14T00:00:00Z">
              <w:r>
                <w:rPr>
                  <w:rFonts w:ascii="Times New Roman" w:hAnsi="Times New Roman"/>
                  <w:sz w:val="18"/>
                </w:rPr>
                <w:t xml:space="preserve">0.833 → 0.938 → 0.958</w:t>
              </w:r>
            </w:ins>
          </w:p>
        </w:tc>
        <w:tc>
          <w:tcPr>
            <w:tcW w:type="dxa" w:w="1560"/>
          </w:tcPr>
          <w:p>
            <w:pPr>
              <w:spacing w:line="240" w:lineRule="auto"/>
            </w:pPr>
            <w:ins w:id="1586" w:author="Kiro (editorial revision)" w:date="2026-08-14T00:00:00Z">
              <w:r>
                <w:rPr>
                  <w:rFonts w:ascii="Times New Roman" w:hAnsi="Times New Roman"/>
                  <w:sz w:val="18"/>
                </w:rPr>
                <w:t xml:space="preserve">Yes</w:t>
              </w:r>
            </w:ins>
          </w:p>
        </w:tc>
        <w:tc>
          <w:tcPr>
            <w:tcW w:type="dxa" w:w="1560"/>
          </w:tcPr>
          <w:p>
            <w:pPr>
              <w:spacing w:line="240" w:lineRule="auto"/>
            </w:pPr>
            <w:ins w:id="1587" w:author="Kiro (editorial revision)" w:date="2026-08-14T00:00:00Z">
              <w:r>
                <w:rPr>
                  <w:rFonts w:ascii="Times New Roman" w:hAnsi="Times New Roman"/>
                  <w:sz w:val="18"/>
                </w:rPr>
                <w:t xml:space="preserve">0.875 → 0.875</w:t>
              </w:r>
            </w:ins>
          </w:p>
        </w:tc>
        <w:tc>
          <w:tcPr>
            <w:tcW w:type="dxa" w:w="1560"/>
          </w:tcPr>
          <w:p>
            <w:pPr>
              <w:spacing w:line="240" w:lineRule="auto"/>
            </w:pPr>
            <w:ins w:id="1588" w:author="Kiro (editorial revision)" w:date="2026-08-14T00:00:00Z">
              <w:r>
                <w:rPr>
                  <w:rFonts w:ascii="Times New Roman" w:hAnsi="Times New Roman"/>
                  <w:sz w:val="18"/>
                </w:rPr>
                <w:t xml:space="preserve">Yes</w:t>
              </w:r>
            </w:ins>
          </w:p>
        </w:tc>
      </w:tr>
      <w:tr>
        <w:tc>
          <w:tcPr>
            <w:tcW w:type="dxa" w:w="1560"/>
          </w:tcPr>
          <w:p>
            <w:pPr>
              <w:spacing w:line="240" w:lineRule="auto"/>
            </w:pPr>
            <w:ins w:id="1589" w:author="Kiro (editorial revision)" w:date="2026-08-14T00:00:00Z">
              <w:r>
                <w:rPr>
                  <w:rFonts w:ascii="Times New Roman" w:hAnsi="Times New Roman"/>
                  <w:sz w:val="18"/>
                </w:rPr>
                <w:t xml:space="preserve">Circular value creation performance</w:t>
              </w:r>
            </w:ins>
          </w:p>
        </w:tc>
        <w:tc>
          <w:tcPr>
            <w:tcW w:type="dxa" w:w="1560"/>
          </w:tcPr>
          <w:p>
            <w:pPr>
              <w:spacing w:line="240" w:lineRule="auto"/>
            </w:pPr>
            <w:ins w:id="1590" w:author="Kiro (editorial revision)" w:date="2026-08-14T00:00:00Z">
              <w:r>
                <w:rPr>
                  <w:rFonts w:ascii="Times New Roman" w:hAnsi="Times New Roman"/>
                  <w:sz w:val="18"/>
                </w:rPr>
                <w:t xml:space="preserve">11</w:t>
              </w:r>
            </w:ins>
          </w:p>
        </w:tc>
        <w:tc>
          <w:tcPr>
            <w:tcW w:type="dxa" w:w="1560"/>
          </w:tcPr>
          <w:p>
            <w:pPr>
              <w:spacing w:line="240" w:lineRule="auto"/>
            </w:pPr>
            <w:ins w:id="1591" w:author="Kiro (editorial revision)" w:date="2026-08-14T00:00:00Z">
              <w:r>
                <w:rPr>
                  <w:rFonts w:ascii="Times New Roman" w:hAnsi="Times New Roman"/>
                  <w:sz w:val="18"/>
                </w:rPr>
                <w:t xml:space="preserve">0.784 → 0.886 → 0.920</w:t>
              </w:r>
            </w:ins>
          </w:p>
        </w:tc>
        <w:tc>
          <w:tcPr>
            <w:tcW w:type="dxa" w:w="1560"/>
          </w:tcPr>
          <w:p>
            <w:pPr>
              <w:spacing w:line="240" w:lineRule="auto"/>
            </w:pPr>
            <w:ins w:id="1592" w:author="Kiro (editorial revision)" w:date="2026-08-14T00:00:00Z">
              <w:r>
                <w:rPr>
                  <w:rFonts w:ascii="Times New Roman" w:hAnsi="Times New Roman"/>
                  <w:sz w:val="18"/>
                </w:rPr>
                <w:t xml:space="preserve">Yes</w:t>
              </w:r>
            </w:ins>
          </w:p>
        </w:tc>
        <w:tc>
          <w:tcPr>
            <w:tcW w:type="dxa" w:w="1560"/>
          </w:tcPr>
          <w:p>
            <w:pPr>
              <w:spacing w:line="240" w:lineRule="auto"/>
            </w:pPr>
            <w:ins w:id="1593" w:author="Kiro (editorial revision)" w:date="2026-08-14T00:00:00Z">
              <w:r>
                <w:rPr>
                  <w:rFonts w:ascii="Times New Roman" w:hAnsi="Times New Roman"/>
                  <w:sz w:val="18"/>
                </w:rPr>
                <w:t xml:space="preserve">0.818 → 0.898</w:t>
              </w:r>
            </w:ins>
          </w:p>
        </w:tc>
        <w:tc>
          <w:tcPr>
            <w:tcW w:type="dxa" w:w="1560"/>
          </w:tcPr>
          <w:p>
            <w:pPr>
              <w:spacing w:line="240" w:lineRule="auto"/>
            </w:pPr>
            <w:ins w:id="1594" w:author="Kiro (editorial revision)" w:date="2026-08-14T00:00:00Z">
              <w:r>
                <w:rPr>
                  <w:rFonts w:ascii="Times New Roman" w:hAnsi="Times New Roman"/>
                  <w:sz w:val="18"/>
                </w:rPr>
                <w:t xml:space="preserve">Yes</w:t>
              </w:r>
            </w:ins>
          </w:p>
        </w:tc>
      </w:tr>
      <w:tr>
        <w:tc>
          <w:tcPr>
            <w:tcW w:type="dxa" w:w="1560"/>
          </w:tcPr>
          <w:p>
            <w:pPr>
              <w:spacing w:line="240" w:lineRule="auto"/>
            </w:pPr>
            <w:ins w:id="1595" w:author="Kiro (editorial revision)" w:date="2026-08-14T00:00:00Z">
              <w:r>
                <w:rPr>
                  <w:rFonts w:ascii="Times New Roman" w:hAnsi="Times New Roman"/>
                  <w:sz w:val="18"/>
                </w:rPr>
                <w:t xml:space="preserve">Focal constructs, overall</w:t>
              </w:r>
            </w:ins>
          </w:p>
        </w:tc>
        <w:tc>
          <w:tcPr>
            <w:tcW w:type="dxa" w:w="1560"/>
          </w:tcPr>
          <w:p>
            <w:pPr>
              <w:spacing w:line="240" w:lineRule="auto"/>
            </w:pPr>
            <w:ins w:id="1596" w:author="Kiro (editorial revision)" w:date="2026-08-14T00:00:00Z">
              <w:r>
                <w:rPr>
                  <w:rFonts w:ascii="Times New Roman" w:hAnsi="Times New Roman"/>
                  <w:sz w:val="18"/>
                </w:rPr>
                <w:t xml:space="preserve">37</w:t>
              </w:r>
            </w:ins>
          </w:p>
        </w:tc>
        <w:tc>
          <w:tcPr>
            <w:tcW w:type="dxa" w:w="1560"/>
          </w:tcPr>
          <w:p>
            <w:pPr>
              <w:spacing w:line="240" w:lineRule="auto"/>
            </w:pPr>
            <w:ins w:id="1597" w:author="Kiro (editorial revision)" w:date="2026-08-14T00:00:00Z">
              <w:r>
                <w:rPr>
                  <w:rFonts w:ascii="Times New Roman" w:hAnsi="Times New Roman"/>
                  <w:sz w:val="18"/>
                </w:rPr>
                <w:t xml:space="preserve">0.794 → 0.878 → 0.926</w:t>
              </w:r>
            </w:ins>
          </w:p>
        </w:tc>
        <w:tc>
          <w:tcPr>
            <w:tcW w:type="dxa" w:w="1560"/>
          </w:tcPr>
          <w:p>
            <w:pPr>
              <w:spacing w:line="240" w:lineRule="auto"/>
            </w:pPr>
            <w:ins w:id="1598" w:author="Kiro (editorial revision)" w:date="2026-08-14T00:00:00Z">
              <w:r>
                <w:rPr>
                  <w:rFonts w:ascii="Times New Roman" w:hAnsi="Times New Roman"/>
                  <w:sz w:val="18"/>
                </w:rPr>
                <w:t xml:space="preserve">Yes</w:t>
              </w:r>
            </w:ins>
          </w:p>
        </w:tc>
        <w:tc>
          <w:tcPr>
            <w:tcW w:type="dxa" w:w="1560"/>
          </w:tcPr>
          <w:p>
            <w:pPr>
              <w:spacing w:line="240" w:lineRule="auto"/>
            </w:pPr>
            <w:ins w:id="1599" w:author="Kiro (editorial revision)" w:date="2026-08-14T00:00:00Z">
              <w:r>
                <w:rPr>
                  <w:rFonts w:ascii="Times New Roman" w:hAnsi="Times New Roman"/>
                  <w:sz w:val="18"/>
                </w:rPr>
                <w:t xml:space="preserve">0.818 → 0.883</w:t>
              </w:r>
            </w:ins>
          </w:p>
        </w:tc>
        <w:tc>
          <w:tcPr>
            <w:tcW w:type="dxa" w:w="1560"/>
          </w:tcPr>
          <w:p>
            <w:pPr>
              <w:spacing w:line="240" w:lineRule="auto"/>
            </w:pPr>
            <w:ins w:id="1600" w:author="Kiro (editorial revision)" w:date="2026-08-14T00:00:00Z">
              <w:r>
                <w:rPr>
                  <w:rFonts w:ascii="Times New Roman" w:hAnsi="Times New Roman"/>
                  <w:sz w:val="18"/>
                </w:rPr>
                <w:t xml:space="preserve">Yes</w:t>
              </w:r>
            </w:ins>
          </w:p>
        </w:tc>
      </w:tr>
      <w:tr>
        <w:tc>
          <w:tcPr>
            <w:tcW w:type="dxa" w:w="1560"/>
          </w:tcPr>
          <w:p>
            <w:pPr>
              <w:spacing w:line="240" w:lineRule="auto"/>
            </w:pPr>
            <w:ins w:id="1601" w:author="Kiro (editorial revision)" w:date="2026-08-14T00:00:00Z">
              <w:r>
                <w:rPr>
                  <w:rFonts w:ascii="Times New Roman" w:hAnsi="Times New Roman"/>
                  <w:sz w:val="18"/>
                </w:rPr>
                <w:t xml:space="preserve">Whole instrument, incl. controls and marker</w:t>
              </w:r>
            </w:ins>
          </w:p>
        </w:tc>
        <w:tc>
          <w:tcPr>
            <w:tcW w:type="dxa" w:w="1560"/>
          </w:tcPr>
          <w:p>
            <w:pPr>
              <w:spacing w:line="240" w:lineRule="auto"/>
            </w:pPr>
            <w:ins w:id="1602" w:author="Kiro (editorial revision)" w:date="2026-08-14T00:00:00Z">
              <w:r>
                <w:rPr>
                  <w:rFonts w:ascii="Times New Roman" w:hAnsi="Times New Roman"/>
                  <w:sz w:val="18"/>
                </w:rPr>
                <w:t xml:space="preserve">46</w:t>
              </w:r>
            </w:ins>
          </w:p>
        </w:tc>
        <w:tc>
          <w:tcPr>
            <w:tcW w:type="dxa" w:w="1560"/>
          </w:tcPr>
          <w:p>
            <w:pPr>
              <w:spacing w:line="240" w:lineRule="auto"/>
            </w:pPr>
            <w:ins w:id="1603" w:author="Kiro (editorial revision)" w:date="2026-08-14T00:00:00Z">
              <w:r>
                <w:rPr>
                  <w:rFonts w:ascii="Times New Roman" w:hAnsi="Times New Roman"/>
                  <w:sz w:val="18"/>
                </w:rPr>
                <w:t xml:space="preserve">0.799 → 0.864 → 0.908</w:t>
              </w:r>
            </w:ins>
          </w:p>
        </w:tc>
        <w:tc>
          <w:tcPr>
            <w:tcW w:type="dxa" w:w="1560"/>
          </w:tcPr>
          <w:p>
            <w:pPr>
              <w:spacing w:line="240" w:lineRule="auto"/>
            </w:pPr>
            <w:ins w:id="1604" w:author="Kiro (editorial revision)" w:date="2026-08-14T00:00:00Z">
              <w:r>
                <w:rPr>
                  <w:rFonts w:ascii="Times New Roman" w:hAnsi="Times New Roman"/>
                  <w:sz w:val="18"/>
                </w:rPr>
                <w:t xml:space="preserve">Yes</w:t>
              </w:r>
            </w:ins>
          </w:p>
        </w:tc>
        <w:tc>
          <w:tcPr>
            <w:tcW w:type="dxa" w:w="1560"/>
          </w:tcPr>
          <w:p>
            <w:pPr>
              <w:spacing w:line="240" w:lineRule="auto"/>
            </w:pPr>
            <w:ins w:id="1605" w:author="Kiro (editorial revision)" w:date="2026-08-14T00:00:00Z">
              <w:r>
                <w:rPr>
                  <w:rFonts w:ascii="Times New Roman" w:hAnsi="Times New Roman"/>
                  <w:sz w:val="18"/>
                </w:rPr>
                <w:t xml:space="preserve">n/a</w:t>
              </w:r>
            </w:ins>
          </w:p>
        </w:tc>
        <w:tc>
          <w:tcPr>
            <w:tcW w:type="dxa" w:w="1560"/>
          </w:tcPr>
          <w:p>
            <w:pPr>
              <w:spacing w:line="240" w:lineRule="auto"/>
            </w:pPr>
            <w:ins w:id="1606" w:author="Kiro (editorial revision)" w:date="2026-08-14T00:00:00Z">
              <w:r>
                <w:rPr>
                  <w:rFonts w:ascii="Times New Roman" w:hAnsi="Times New Roman"/>
                  <w:sz w:val="18"/>
                </w:rPr>
                <w:t xml:space="preserve">n/a</w:t>
              </w:r>
            </w:ins>
          </w:p>
        </w:tc>
      </w:tr>
      <w:tr>
        <w:tc>
          <w:tcPr>
            <w:tcW w:type="dxa" w:w="1560"/>
          </w:tcPr>
          <w:p>
            <w:pPr>
              <w:spacing w:line="240" w:lineRule="auto"/>
            </w:pPr>
            <w:ins w:id="1607" w:author="Kiro (editorial revision)" w:date="2026-08-14T00:00:00Z">
              <w:r>
                <w:rPr>
                  <w:rFonts w:ascii="Times New Roman" w:hAnsi="Times New Roman"/>
                  <w:sz w:val="18"/>
                </w:rPr>
                <w:t xml:space="preserve">Boundary leakage, accounting ↔ transparency</w:t>
              </w:r>
            </w:ins>
          </w:p>
        </w:tc>
        <w:tc>
          <w:tcPr>
            <w:tcW w:type="dxa" w:w="1560"/>
          </w:tcPr>
          <w:p>
            <w:pPr>
              <w:spacing w:line="240" w:lineRule="auto"/>
            </w:pPr>
            <w:ins w:id="1608" w:author="Kiro (editorial revision)" w:date="2026-08-14T00:00:00Z">
              <w:r>
                <w:rPr>
                  <w:rFonts w:ascii="Times New Roman" w:hAnsi="Times New Roman"/>
                  <w:sz w:val="18"/>
                </w:rPr>
                <w:t xml:space="preserve">n/a</w:t>
              </w:r>
            </w:ins>
          </w:p>
        </w:tc>
        <w:tc>
          <w:tcPr>
            <w:tcW w:type="dxa" w:w="1560"/>
          </w:tcPr>
          <w:p>
            <w:pPr>
              <w:spacing w:line="240" w:lineRule="auto"/>
            </w:pPr>
            <w:ins w:id="1609" w:author="Kiro (editorial revision)" w:date="2026-08-14T00:00:00Z">
              <w:r>
                <w:rPr>
                  <w:rFonts w:ascii="Times New Roman" w:hAnsi="Times New Roman"/>
                  <w:sz w:val="18"/>
                </w:rPr>
                <w:t xml:space="preserve">n/a</w:t>
              </w:r>
            </w:ins>
          </w:p>
        </w:tc>
        <w:tc>
          <w:tcPr>
            <w:tcW w:type="dxa" w:w="1560"/>
          </w:tcPr>
          <w:p>
            <w:pPr>
              <w:spacing w:line="240" w:lineRule="auto"/>
            </w:pPr>
            <w:ins w:id="1610" w:author="Kiro (editorial revision)" w:date="2026-08-14T00:00:00Z">
              <w:r>
                <w:rPr>
                  <w:rFonts w:ascii="Times New Roman" w:hAnsi="Times New Roman"/>
                  <w:sz w:val="18"/>
                </w:rPr>
                <w:t xml:space="preserve">n/a</w:t>
              </w:r>
            </w:ins>
          </w:p>
        </w:tc>
        <w:tc>
          <w:tcPr>
            <w:tcW w:type="dxa" w:w="1560"/>
          </w:tcPr>
          <w:p>
            <w:pPr>
              <w:spacing w:line="240" w:lineRule="auto"/>
            </w:pPr>
            <w:ins w:id="1611" w:author="Kiro (editorial revision)" w:date="2026-08-14T00:00:00Z">
              <w:r>
                <w:rPr>
                  <w:rFonts w:ascii="Times New Roman" w:hAnsi="Times New Roman"/>
                  <w:sz w:val="18"/>
                </w:rPr>
                <w:t xml:space="preserve">13.9% → 4.2%; 10.0% → 7.5%</w:t>
              </w:r>
            </w:ins>
          </w:p>
        </w:tc>
        <w:tc>
          <w:tcPr>
            <w:tcW w:type="dxa" w:w="1560"/>
          </w:tcPr>
          <w:p>
            <w:pPr>
              <w:spacing w:line="240" w:lineRule="auto"/>
            </w:pPr>
            <w:ins w:id="1612" w:author="Kiro (editorial revision)" w:date="2026-08-14T00:00:00Z">
              <w:r>
                <w:rPr>
                  <w:rFonts w:ascii="Times New Roman" w:hAnsi="Times New Roman"/>
                  <w:sz w:val="18"/>
                </w:rPr>
                <w:t xml:space="preserve">Within 20%</w:t>
              </w:r>
            </w:ins>
          </w:p>
        </w:tc>
      </w:tr>
      <w:tr>
        <w:tc>
          <w:tcPr>
            <w:tcW w:type="dxa" w:w="1560"/>
          </w:tcPr>
          <w:p>
            <w:pPr>
              <w:spacing w:line="240" w:lineRule="auto"/>
            </w:pPr>
            <w:ins w:id="1613" w:author="Kiro (editorial revision)" w:date="2026-08-14T00:00:00Z">
              <w:r>
                <w:rPr>
                  <w:rFonts w:ascii="Times New Roman" w:hAnsi="Times New Roman"/>
                  <w:sz w:val="18"/>
                </w:rPr>
                <w:t xml:space="preserve">Boundary leakage, governance ↔ integration</w:t>
              </w:r>
            </w:ins>
          </w:p>
        </w:tc>
        <w:tc>
          <w:tcPr>
            <w:tcW w:type="dxa" w:w="1560"/>
          </w:tcPr>
          <w:p>
            <w:pPr>
              <w:spacing w:line="240" w:lineRule="auto"/>
            </w:pPr>
            <w:ins w:id="1614" w:author="Kiro (editorial revision)" w:date="2026-08-14T00:00:00Z">
              <w:r>
                <w:rPr>
                  <w:rFonts w:ascii="Times New Roman" w:hAnsi="Times New Roman"/>
                  <w:sz w:val="18"/>
                </w:rPr>
                <w:t xml:space="preserve">n/a</w:t>
              </w:r>
            </w:ins>
          </w:p>
        </w:tc>
        <w:tc>
          <w:tcPr>
            <w:tcW w:type="dxa" w:w="1560"/>
          </w:tcPr>
          <w:p>
            <w:pPr>
              <w:spacing w:line="240" w:lineRule="auto"/>
            </w:pPr>
            <w:ins w:id="1615" w:author="Kiro (editorial revision)" w:date="2026-08-14T00:00:00Z">
              <w:r>
                <w:rPr>
                  <w:rFonts w:ascii="Times New Roman" w:hAnsi="Times New Roman"/>
                  <w:sz w:val="18"/>
                </w:rPr>
                <w:t xml:space="preserve">n/a</w:t>
              </w:r>
            </w:ins>
          </w:p>
        </w:tc>
        <w:tc>
          <w:tcPr>
            <w:tcW w:type="dxa" w:w="1560"/>
          </w:tcPr>
          <w:p>
            <w:pPr>
              <w:spacing w:line="240" w:lineRule="auto"/>
            </w:pPr>
            <w:ins w:id="1616" w:author="Kiro (editorial revision)" w:date="2026-08-14T00:00:00Z">
              <w:r>
                <w:rPr>
                  <w:rFonts w:ascii="Times New Roman" w:hAnsi="Times New Roman"/>
                  <w:sz w:val="18"/>
                </w:rPr>
                <w:t xml:space="preserve">n/a</w:t>
              </w:r>
            </w:ins>
          </w:p>
        </w:tc>
        <w:tc>
          <w:tcPr>
            <w:tcW w:type="dxa" w:w="1560"/>
          </w:tcPr>
          <w:p>
            <w:pPr>
              <w:spacing w:line="240" w:lineRule="auto"/>
            </w:pPr>
            <w:ins w:id="1617" w:author="Kiro (editorial revision)" w:date="2026-08-14T00:00:00Z">
              <w:r>
                <w:rPr>
                  <w:rFonts w:ascii="Times New Roman" w:hAnsi="Times New Roman"/>
                  <w:sz w:val="18"/>
                </w:rPr>
                <w:t xml:space="preserve">6.2% → 6.2%; 2.1% → 2.1%</w:t>
              </w:r>
            </w:ins>
          </w:p>
        </w:tc>
        <w:tc>
          <w:tcPr>
            <w:tcW w:type="dxa" w:w="1560"/>
          </w:tcPr>
          <w:p>
            <w:pPr>
              <w:spacing w:line="240" w:lineRule="auto"/>
            </w:pPr>
            <w:ins w:id="1618" w:author="Kiro (editorial revision)" w:date="2026-08-14T00:00:00Z">
              <w:r>
                <w:rPr>
                  <w:rFonts w:ascii="Times New Roman" w:hAnsi="Times New Roman"/>
                  <w:sz w:val="18"/>
                </w:rPr>
                <w:t xml:space="preserve">Within 20%</w:t>
              </w:r>
            </w:ins>
          </w:p>
        </w:tc>
      </w:tr>
    </w:tbl>
    <w:p>
      <w:pPr>
        <w:spacing w:line="240" w:lineRule="auto"/>
      </w:pPr>
    </w:p>
    <w:p>
      <w:pPr>
        <w:spacing w:after="120"/>
      </w:pPr>
      <w:r>
        <w:rPr>
          <w:rFonts w:ascii="Times New Roman" w:hAnsi="Times New Roman"/>
        </w:rPr>
        <w:t xml:space="preserve">Note. S-CVI/Ave is the mean item-level content validity index; hit rate is the proportion of placements assigning an item to its intended construct. Boundary rows report leakage between the two critical pairs; above </w:t>
      </w:r>
      <w:del w:id="1619" w:author="Kiro (editorial revision)" w:date="2026-08-14T00:00:00Z">
        <w:r>
          <w:rPr>
            <w:rFonts w:ascii="Times New Roman" w:hAnsi="Times New Roman"/>
          </w:rPr>
          <w:delText xml:space="preserve">20% </w:delText>
        </w:r>
      </w:del>
      <w:ins w:id="1620" w:author="Kiro (editorial revision)" w:date="2026-08-14T00:00:00Z">
        <w:r>
          <w:rPr>
            <w:rFonts w:ascii="Times New Roman" w:hAnsi="Times New Roman"/>
          </w:rPr>
          <w:t xml:space="preserve">20 per cent </w:t>
        </w:r>
      </w:ins>
      <w:r>
        <w:rPr>
          <w:rFonts w:ascii="Times New Roman" w:hAnsi="Times New Roman"/>
        </w:rPr>
        <w:t xml:space="preserve">the corresponding hypothesis is withdrawn. Items meeting the 0.83 item-level criterion rose from 20 to 31 to 43 of 46, and mean pairwise agreement from 0.657 to 0.752. Round three re-rated the twelve failing items with the panel held stable; the placement task was not repeated, so its column ends at round two. S-CVI/UA, the stricter universal-agreement statistic, reaches 0.326 whole and 0.405 </w:t>
      </w:r>
      <w:del w:id="1621" w:author="Kiro (editorial revision)" w:date="2026-08-14T00:00:00Z">
        <w:r>
          <w:rPr>
            <w:rFonts w:ascii="Times New Roman" w:hAnsi="Times New Roman"/>
          </w:rPr>
          <w:delText xml:space="preserve">focal (Table BIII). </w:delText>
        </w:r>
      </w:del>
      <w:ins w:id="1622" w:author="Kiro (editorial revision)" w:date="2026-08-14T00:00:00Z">
        <w:r>
          <w:rPr>
            <w:rFonts w:ascii="Times New Roman" w:hAnsi="Times New Roman"/>
          </w:rPr>
          <w:t xml:space="preserve">focal. </w:t>
        </w:r>
      </w:ins>
      <w:r>
        <w:rPr>
          <w:rFonts w:ascii="Times New Roman" w:hAnsi="Times New Roman"/>
        </w:rPr>
        <w:t xml:space="preserve">Every figure was independently recomputed from the raw ratings.</w:t>
      </w:r>
    </w:p>
    <w:p>
      <w:pPr>
        <w:spacing w:after="120"/>
      </w:pPr>
      <w:r>
        <w:rPr>
          <w:rFonts w:ascii="Times New Roman" w:hAnsi="Times New Roman"/>
        </w:rPr>
        <w:t xml:space="preserve">Round one drew on accounting, reporting, governance, auditing, environmental-management, </w:t>
      </w:r>
      <w:del w:id="1623" w:author="Kiro (editorial revision)" w:date="2026-08-14T00:00:00Z">
        <w:r>
          <w:rPr>
            <w:rFonts w:ascii="Times New Roman" w:hAnsi="Times New Roman"/>
          </w:rPr>
          <w:delText xml:space="preserve">supply-chain </w:delText>
        </w:r>
      </w:del>
      <w:ins w:id="1624" w:author="Kiro (editorial revision)" w:date="2026-08-14T00:00:00Z">
        <w:r>
          <w:rPr>
            <w:rFonts w:ascii="Times New Roman" w:hAnsi="Times New Roman"/>
          </w:rPr>
          <w:t xml:space="preserve">supply chain </w:t>
        </w:r>
      </w:ins>
      <w:r>
        <w:rPr>
          <w:rFonts w:ascii="Times New Roman" w:hAnsi="Times New Roman"/>
        </w:rPr>
        <w:t xml:space="preserve">and business-ethics expertise. It did not establish content validity, and a deviation from the pre-registered </w:t>
      </w:r>
      <w:ins w:id="1625" w:author="Kiro (editorial revision)" w:date="2026-08-14T00:00:00Z">
        <w:r>
          <w:rPr>
            <w:rFonts w:ascii="Times New Roman" w:hAnsi="Times New Roman"/>
          </w:rPr>
          <w:t xml:space="preserve">panel </w:t>
        </w:r>
      </w:ins>
      <w:r>
        <w:rPr>
          <w:rFonts w:ascii="Times New Roman" w:hAnsi="Times New Roman"/>
        </w:rPr>
        <w:t xml:space="preserve">composition is the probable cause, disclosed rather than concealed: the protocol required a circular-economy specialist and </w:t>
      </w:r>
      <w:del w:id="1626" w:author="Kiro (editorial revision)" w:date="2026-08-14T00:00:00Z">
        <w:r>
          <w:rPr>
            <w:rFonts w:ascii="Times New Roman" w:hAnsi="Times New Roman"/>
          </w:rPr>
          <w:delText xml:space="preserve">agri-food </w:delText>
        </w:r>
      </w:del>
      <w:ins w:id="1627" w:author="Kiro (editorial revision)" w:date="2026-08-14T00:00:00Z">
        <w:r>
          <w:rPr>
            <w:rFonts w:ascii="Times New Roman" w:hAnsi="Times New Roman"/>
          </w:rPr>
          <w:t xml:space="preserve">agri-industrial </w:t>
        </w:r>
      </w:ins>
      <w:r>
        <w:rPr>
          <w:rFonts w:ascii="Times New Roman" w:hAnsi="Times New Roman"/>
        </w:rPr>
        <w:t xml:space="preserve">field expertise, and neither was present. Round two added exactly that </w:t>
      </w:r>
      <w:del w:id="1628" w:author="Kiro (editorial revision)" w:date="2026-08-14T00:00:00Z">
        <w:r>
          <w:rPr>
            <w:rFonts w:ascii="Times New Roman" w:hAnsi="Times New Roman"/>
          </w:rPr>
          <w:delText xml:space="preserve">expertise, </w:delText>
        </w:r>
      </w:del>
      <w:ins w:id="1629" w:author="Kiro (editorial revision)" w:date="2026-08-14T00:00:00Z">
        <w:r>
          <w:rPr>
            <w:rFonts w:ascii="Times New Roman" w:hAnsi="Times New Roman"/>
          </w:rPr>
          <w:t xml:space="preserve">expertise — </w:t>
        </w:r>
      </w:ins>
      <w:r>
        <w:rPr>
          <w:rFonts w:ascii="Times New Roman" w:hAnsi="Times New Roman"/>
        </w:rPr>
        <w:t xml:space="preserve">a circular-economy academic and two </w:t>
      </w:r>
      <w:del w:id="1630" w:author="Kiro (editorial revision)" w:date="2026-08-14T00:00:00Z">
        <w:r>
          <w:rPr>
            <w:rFonts w:ascii="Times New Roman" w:hAnsi="Times New Roman"/>
          </w:rPr>
          <w:delText xml:space="preserve">agri-food practitioners, </w:delText>
        </w:r>
      </w:del>
      <w:ins w:id="1631" w:author="Kiro (editorial revision)" w:date="2026-08-14T00:00:00Z">
        <w:r>
          <w:rPr>
            <w:rFonts w:ascii="Times New Roman" w:hAnsi="Times New Roman"/>
          </w:rPr>
          <w:t xml:space="preserve">agro-processing practitioners — </w:t>
        </w:r>
      </w:ins>
      <w:r>
        <w:rPr>
          <w:rFonts w:ascii="Times New Roman" w:hAnsi="Times New Roman"/>
        </w:rPr>
        <w:t xml:space="preserve">and improved every scale without reaching the criterion. Round three held the panel constant and changed only the items, revising and re-rating the twelve that had failed. All twelve </w:t>
      </w:r>
      <w:del w:id="1632" w:author="Kiro (editorial revision)" w:date="2026-08-14T00:00:00Z">
        <w:r>
          <w:rPr>
            <w:rFonts w:ascii="Times New Roman" w:hAnsi="Times New Roman"/>
          </w:rPr>
          <w:delText xml:space="preserve">passed (Table BII), </w:delText>
        </w:r>
      </w:del>
      <w:ins w:id="1633" w:author="Kiro (editorial revision)" w:date="2026-08-14T00:00:00Z">
        <w:r>
          <w:rPr>
            <w:rFonts w:ascii="Times New Roman" w:hAnsi="Times New Roman"/>
          </w:rPr>
          <w:t xml:space="preserve">passed, </w:t>
        </w:r>
      </w:ins>
      <w:r>
        <w:rPr>
          <w:rFonts w:ascii="Times New Roman" w:hAnsi="Times New Roman"/>
        </w:rPr>
        <w:t xml:space="preserve">and the scale-level criterion is now met: 0.908 </w:t>
      </w:r>
      <w:ins w:id="1634" w:author="Kiro (editorial revision)" w:date="2026-08-14T00:00:00Z">
        <w:r>
          <w:rPr>
            <w:rFonts w:ascii="Times New Roman" w:hAnsi="Times New Roman"/>
          </w:rPr>
          <w:t xml:space="preserve">for the </w:t>
        </w:r>
      </w:ins>
      <w:r>
        <w:rPr>
          <w:rFonts w:ascii="Times New Roman" w:hAnsi="Times New Roman"/>
        </w:rPr>
        <w:t xml:space="preserve">whole instrument, 0.926 </w:t>
      </w:r>
      <w:del w:id="1635" w:author="Kiro (editorial revision)" w:date="2026-08-14T00:00:00Z">
        <w:r>
          <w:rPr>
            <w:rFonts w:ascii="Times New Roman" w:hAnsi="Times New Roman"/>
          </w:rPr>
          <w:delText xml:space="preserve">focal.</w:delText>
        </w:r>
      </w:del>
      <w:ins w:id="1636" w:author="Kiro (editorial revision)" w:date="2026-08-14T00:00:00Z">
        <w:r>
          <w:rPr>
            <w:rFonts w:ascii="Times New Roman" w:hAnsi="Times New Roman"/>
          </w:rPr>
          <w:t xml:space="preserve">for the focal constructs.</w:t>
        </w:r>
      </w:ins>
    </w:p>
    <w:p>
      <w:pPr>
        <w:spacing w:after="120"/>
      </w:pPr>
      <w:r>
        <w:rPr>
          <w:rFonts w:ascii="Times New Roman" w:hAnsi="Times New Roman"/>
        </w:rPr>
        <w:t xml:space="preserve">The sequence separates two explanations </w:t>
      </w:r>
      <w:ins w:id="1637" w:author="Kiro (editorial revision)" w:date="2026-08-14T00:00:00Z">
        <w:r>
          <w:rPr>
            <w:rFonts w:ascii="Times New Roman" w:hAnsi="Times New Roman"/>
          </w:rPr>
          <w:t xml:space="preserve">that </w:t>
        </w:r>
      </w:ins>
      <w:r>
        <w:rPr>
          <w:rFonts w:ascii="Times New Roman" w:hAnsi="Times New Roman"/>
        </w:rPr>
        <w:t xml:space="preserve">a single round would have conflated. Round two changed the raters and left the items alone, so its gain is attributable to </w:t>
      </w:r>
      <w:del w:id="1638" w:author="Kiro (editorial revision)" w:date="2026-08-14T00:00:00Z">
        <w:r>
          <w:rPr>
            <w:rFonts w:ascii="Times New Roman" w:hAnsi="Times New Roman"/>
          </w:rPr>
          <w:delText xml:space="preserve">composition; </w:delText>
        </w:r>
      </w:del>
      <w:ins w:id="1639" w:author="Kiro (editorial revision)" w:date="2026-08-14T00:00:00Z">
        <w:r>
          <w:rPr>
            <w:rFonts w:ascii="Times New Roman" w:hAnsi="Times New Roman"/>
          </w:rPr>
          <w:t xml:space="preserve">panel composition. </w:t>
        </w:r>
      </w:ins>
      <w:r>
        <w:rPr>
          <w:rFonts w:ascii="Times New Roman" w:hAnsi="Times New Roman"/>
        </w:rPr>
        <w:t xml:space="preserve">Round three changed the items and left the raters alone, so its gain is attributable to revision. The seven items showing identical indices in both earlier rounds (CAC2, CGQ1, CGQ6, CVCI2, CIT3, IS1, MK3) were diagnosed as wording problems rather than panel artefacts; all seven moved once reworded, from 0.750 to between 0.875 and 1.000. The diagnosis was testable, and was tested.</w:t>
      </w:r>
    </w:p>
    <w:p>
      <w:pPr>
        <w:spacing w:after="120"/>
      </w:pPr>
      <w:r>
        <w:rPr>
          <w:rFonts w:ascii="Times New Roman" w:hAnsi="Times New Roman"/>
        </w:rPr>
        <w:t xml:space="preserve">Discriminant validity was established in round </w:t>
      </w:r>
      <w:del w:id="1640" w:author="Kiro (editorial revision)" w:date="2026-08-14T00:00:00Z">
        <w:r>
          <w:rPr>
            <w:rFonts w:ascii="Times New Roman" w:hAnsi="Times New Roman"/>
          </w:rPr>
          <w:delText xml:space="preserve">two: </w:delText>
        </w:r>
      </w:del>
      <w:ins w:id="1641" w:author="Kiro (editorial revision)" w:date="2026-08-14T00:00:00Z">
        <w:r>
          <w:rPr>
            <w:rFonts w:ascii="Times New Roman" w:hAnsi="Times New Roman"/>
          </w:rPr>
          <w:t xml:space="preserve">two. </w:t>
        </w:r>
      </w:ins>
      <w:r>
        <w:rPr>
          <w:rFonts w:ascii="Times New Roman" w:hAnsi="Times New Roman"/>
        </w:rPr>
        <w:t xml:space="preserve">All five focal constructs met the placement criterion, including the two that failed in round one, and all four boundary checks passed. H6b is </w:t>
      </w:r>
      <w:ins w:id="1642" w:author="Kiro (editorial revision)" w:date="2026-08-14T00:00:00Z">
        <w:r>
          <w:rPr>
            <w:rFonts w:ascii="Times New Roman" w:hAnsi="Times New Roman"/>
          </w:rPr>
          <w:t xml:space="preserve">therefore </w:t>
        </w:r>
      </w:ins>
      <w:r>
        <w:rPr>
          <w:rFonts w:ascii="Times New Roman" w:hAnsi="Times New Roman"/>
        </w:rPr>
        <w:t xml:space="preserve">well founded on discriminant </w:t>
      </w:r>
      <w:del w:id="1643" w:author="Kiro (editorial revision)" w:date="2026-08-14T00:00:00Z">
        <w:r>
          <w:rPr>
            <w:rFonts w:ascii="Times New Roman" w:hAnsi="Times New Roman"/>
          </w:rPr>
          <w:delText xml:space="preserve">grounds, </w:delText>
        </w:r>
      </w:del>
      <w:ins w:id="1644" w:author="Kiro (editorial revision)" w:date="2026-08-14T00:00:00Z">
        <w:r>
          <w:rPr>
            <w:rFonts w:ascii="Times New Roman" w:hAnsi="Times New Roman"/>
          </w:rPr>
          <w:t xml:space="preserve">grounds: </w:t>
        </w:r>
      </w:ins>
      <w:r>
        <w:rPr>
          <w:rFonts w:ascii="Times New Roman" w:hAnsi="Times New Roman"/>
        </w:rPr>
        <w:t xml:space="preserve">the boundary whose failure would have made the focal interaction a construct interacting with itself </w:t>
      </w:r>
      <w:del w:id="1645" w:author="Kiro (editorial revision)" w:date="2026-08-14T00:00:00Z">
        <w:r>
          <w:rPr>
            <w:rFonts w:ascii="Times New Roman" w:hAnsi="Times New Roman"/>
          </w:rPr>
          <w:delText xml:space="preserve">leaking 6.2% </w:delText>
        </w:r>
      </w:del>
      <w:ins w:id="1646" w:author="Kiro (editorial revision)" w:date="2026-08-14T00:00:00Z">
        <w:r>
          <w:rPr>
            <w:rFonts w:ascii="Times New Roman" w:hAnsi="Times New Roman"/>
          </w:rPr>
          <w:t xml:space="preserve">leaks 6.2 per cent </w:t>
        </w:r>
      </w:ins>
      <w:r>
        <w:rPr>
          <w:rFonts w:ascii="Times New Roman" w:hAnsi="Times New Roman"/>
        </w:rPr>
        <w:t xml:space="preserve">and </w:t>
      </w:r>
      <w:del w:id="1647" w:author="Kiro (editorial revision)" w:date="2026-08-14T00:00:00Z">
        <w:r>
          <w:rPr>
            <w:rFonts w:ascii="Times New Roman" w:hAnsi="Times New Roman"/>
          </w:rPr>
          <w:delText xml:space="preserve">2.1% </w:delText>
        </w:r>
      </w:del>
      <w:ins w:id="1648" w:author="Kiro (editorial revision)" w:date="2026-08-14T00:00:00Z">
        <w:r>
          <w:rPr>
            <w:rFonts w:ascii="Times New Roman" w:hAnsi="Times New Roman"/>
          </w:rPr>
          <w:t xml:space="preserve">2.1 per cent </w:t>
        </w:r>
      </w:ins>
      <w:r>
        <w:rPr>
          <w:rFonts w:ascii="Times New Roman" w:hAnsi="Times New Roman"/>
        </w:rPr>
        <w:t xml:space="preserve">against a </w:t>
      </w:r>
      <w:del w:id="1649" w:author="Kiro (editorial revision)" w:date="2026-08-14T00:00:00Z">
        <w:r>
          <w:rPr>
            <w:rFonts w:ascii="Times New Roman" w:hAnsi="Times New Roman"/>
          </w:rPr>
          <w:delText xml:space="preserve">20% </w:delText>
        </w:r>
      </w:del>
      <w:ins w:id="1650" w:author="Kiro (editorial revision)" w:date="2026-08-14T00:00:00Z">
        <w:r>
          <w:rPr>
            <w:rFonts w:ascii="Times New Roman" w:hAnsi="Times New Roman"/>
          </w:rPr>
          <w:t xml:space="preserve">20 per cent </w:t>
        </w:r>
      </w:ins>
      <w:r>
        <w:rPr>
          <w:rFonts w:ascii="Times New Roman" w:hAnsi="Times New Roman"/>
        </w:rPr>
        <w:t xml:space="preserve">tolerance.</w:t>
      </w:r>
    </w:p>
    <w:p>
      <w:pPr>
        <w:spacing w:after="120"/>
      </w:pPr>
      <w:r>
        <w:rPr>
          <w:rFonts w:ascii="Times New Roman" w:hAnsi="Times New Roman"/>
        </w:rPr>
        <w:t xml:space="preserve">Three qualifications carry forward. First, three of the fifteen failing items were not </w:t>
      </w:r>
      <w:del w:id="1651" w:author="Kiro (editorial revision)" w:date="2026-08-14T00:00:00Z">
        <w:r>
          <w:rPr>
            <w:rFonts w:ascii="Times New Roman" w:hAnsi="Times New Roman"/>
          </w:rPr>
          <w:delText xml:space="preserve">revised, namely </w:delText>
        </w:r>
      </w:del>
      <w:ins w:id="1652" w:author="Kiro (editorial revision)" w:date="2026-08-14T00:00:00Z">
        <w:r>
          <w:rPr>
            <w:rFonts w:ascii="Times New Roman" w:hAnsi="Times New Roman"/>
          </w:rPr>
          <w:t xml:space="preserve">revised — </w:t>
        </w:r>
      </w:ins>
      <w:r>
        <w:rPr>
          <w:rFonts w:ascii="Times New Roman" w:hAnsi="Times New Roman"/>
        </w:rPr>
        <w:t xml:space="preserve">IS2, IS3 and </w:t>
      </w:r>
      <w:del w:id="1653" w:author="Kiro (editorial revision)" w:date="2026-08-14T00:00:00Z">
        <w:r>
          <w:rPr>
            <w:rFonts w:ascii="Times New Roman" w:hAnsi="Times New Roman"/>
          </w:rPr>
          <w:delText xml:space="preserve">MK1, </w:delText>
        </w:r>
      </w:del>
      <w:ins w:id="1654" w:author="Kiro (editorial revision)" w:date="2026-08-14T00:00:00Z">
        <w:r>
          <w:rPr>
            <w:rFonts w:ascii="Times New Roman" w:hAnsi="Times New Roman"/>
          </w:rPr>
          <w:t xml:space="preserve">MK1 — </w:t>
        </w:r>
      </w:ins>
      <w:r>
        <w:rPr>
          <w:rFonts w:ascii="Times New Roman" w:hAnsi="Times New Roman"/>
        </w:rPr>
        <w:t xml:space="preserve">and retain round-two ratings of 0.750 with a modified kappa of 0.719, below both thresholds. None is focal: two belong to the institutional-support control and one to the marker. The marker is a special </w:t>
      </w:r>
      <w:del w:id="1655" w:author="Kiro (editorial revision)" w:date="2026-08-14T00:00:00Z">
        <w:r>
          <w:rPr>
            <w:rFonts w:ascii="Times New Roman" w:hAnsi="Times New Roman"/>
          </w:rPr>
          <w:delText xml:space="preserve">case: </w:delText>
        </w:r>
      </w:del>
      <w:ins w:id="1656" w:author="Kiro (editorial revision)" w:date="2026-08-14T00:00:00Z">
        <w:r>
          <w:rPr>
            <w:rFonts w:ascii="Times New Roman" w:hAnsi="Times New Roman"/>
          </w:rPr>
          <w:t xml:space="preserve">case. </w:t>
        </w:r>
      </w:ins>
      <w:r>
        <w:rPr>
          <w:rFonts w:ascii="Times New Roman" w:hAnsi="Times New Roman"/>
        </w:rPr>
        <w:t xml:space="preserve">It is the validated </w:t>
      </w:r>
      <w:del w:id="1657" w:author="Kiro (editorial revision)" w:date="2026-08-14T00:00:00Z">
        <w:r>
          <w:rPr>
            <w:rFonts w:ascii="Times New Roman" w:hAnsi="Times New Roman"/>
          </w:rPr>
          <w:delText xml:space="preserve">colour-blue </w:delText>
        </w:r>
      </w:del>
      <w:ins w:id="1658" w:author="Kiro (editorial revision)" w:date="2026-08-14T00:00:00Z">
        <w:r>
          <w:rPr>
            <w:rFonts w:ascii="Times New Roman" w:hAnsi="Times New Roman"/>
          </w:rPr>
          <w:t xml:space="preserve">attitude-toward-the-colour-blue </w:t>
        </w:r>
      </w:ins>
      <w:r>
        <w:rPr>
          <w:rFonts w:ascii="Times New Roman" w:hAnsi="Times New Roman"/>
        </w:rPr>
        <w:t xml:space="preserve">instrument, administered verbatim and chosen precisely because it is theoretically unrelated to every substantive construct (Miller and </w:t>
      </w:r>
      <w:del w:id="1659" w:author="Kiro (editorial revision)" w:date="2026-08-14T00:00:00Z">
        <w:r>
          <w:rPr>
            <w:rFonts w:ascii="Times New Roman" w:hAnsi="Times New Roman"/>
          </w:rPr>
          <w:delText xml:space="preserve">Simmering, </w:delText>
        </w:r>
      </w:del>
      <w:ins w:id="1660" w:author="Kiro (editorial revision)" w:date="2026-08-14T00:00:00Z">
        <w:r>
          <w:rPr>
            <w:rFonts w:ascii="Times New Roman" w:hAnsi="Times New Roman"/>
          </w:rPr>
          <w:t xml:space="preserve">Simmering </w:t>
        </w:r>
      </w:ins>
      <w:r>
        <w:rPr>
          <w:rFonts w:ascii="Times New Roman" w:hAnsi="Times New Roman"/>
        </w:rPr>
        <w:t xml:space="preserve">2023), so a low relevance rating is what qualifies it rather than a </w:t>
      </w:r>
      <w:del w:id="1661" w:author="Kiro (editorial revision)" w:date="2026-08-14T00:00:00Z">
        <w:r>
          <w:rPr>
            <w:rFonts w:ascii="Times New Roman" w:hAnsi="Times New Roman"/>
          </w:rPr>
          <w:delText xml:space="preserve">defect, and </w:delText>
        </w:r>
      </w:del>
      <w:ins w:id="1662" w:author="Kiro (editorial revision)" w:date="2026-08-14T00:00:00Z">
        <w:r>
          <w:rPr>
            <w:rFonts w:ascii="Times New Roman" w:hAnsi="Times New Roman"/>
          </w:rPr>
          <w:t xml:space="preserve">defect; </w:t>
        </w:r>
      </w:ins>
      <w:r>
        <w:rPr>
          <w:rFonts w:ascii="Times New Roman" w:hAnsi="Times New Roman"/>
        </w:rPr>
        <w:t xml:space="preserve">the remedy is to exclude it from the denominator rather than reword it, since rewording a published marker forfeits the warrant for using one. On the 43 items remaining, S-CVI/Ave is 0.913, so the criterion is met on all three </w:t>
      </w:r>
      <w:del w:id="1663" w:author="Kiro (editorial revision)" w:date="2026-08-14T00:00:00Z">
        <w:r>
          <w:rPr>
            <w:rFonts w:ascii="Times New Roman" w:hAnsi="Times New Roman"/>
          </w:rPr>
          <w:delText xml:space="preserve">denominators, </w:delText>
        </w:r>
      </w:del>
      <w:ins w:id="1664" w:author="Kiro (editorial revision)" w:date="2026-08-14T00:00:00Z">
        <w:r>
          <w:rPr>
            <w:rFonts w:ascii="Times New Roman" w:hAnsi="Times New Roman"/>
          </w:rPr>
          <w:t xml:space="preserve">denominators — </w:t>
        </w:r>
      </w:ins>
      <w:r>
        <w:rPr>
          <w:rFonts w:ascii="Times New Roman" w:hAnsi="Times New Roman"/>
        </w:rPr>
        <w:t xml:space="preserve">0.908, 0.913 and </w:t>
      </w:r>
      <w:del w:id="1665" w:author="Kiro (editorial revision)" w:date="2026-08-14T00:00:00Z">
        <w:r>
          <w:rPr>
            <w:rFonts w:ascii="Times New Roman" w:hAnsi="Times New Roman"/>
          </w:rPr>
          <w:delText xml:space="preserve">0.926, </w:delText>
        </w:r>
      </w:del>
      <w:ins w:id="1666" w:author="Kiro (editorial revision)" w:date="2026-08-14T00:00:00Z">
        <w:r>
          <w:rPr>
            <w:rFonts w:ascii="Times New Roman" w:hAnsi="Times New Roman"/>
          </w:rPr>
          <w:t xml:space="preserve">0.926 — </w:t>
        </w:r>
      </w:ins>
      <w:r>
        <w:rPr>
          <w:rFonts w:ascii="Times New Roman" w:hAnsi="Times New Roman"/>
        </w:rPr>
        <w:t xml:space="preserve">and the conclusion does not turn on which is chosen. IS2 and IS3 are double-barrelled and should be revised before fielding. Second, circular accounting capability remains below 0.90 at construct level, at </w:t>
      </w:r>
      <w:del w:id="1667" w:author="Kiro (editorial revision)" w:date="2026-08-14T00:00:00Z">
        <w:r>
          <w:rPr>
            <w:rFonts w:ascii="Times New Roman" w:hAnsi="Times New Roman"/>
          </w:rPr>
          <w:delText xml:space="preserve">0.889; </w:delText>
        </w:r>
      </w:del>
      <w:ins w:id="1668" w:author="Kiro (editorial revision)" w:date="2026-08-14T00:00:00Z">
        <w:r>
          <w:rPr>
            <w:rFonts w:ascii="Times New Roman" w:hAnsi="Times New Roman"/>
          </w:rPr>
          <w:t xml:space="preserve">0.889. </w:t>
        </w:r>
      </w:ins>
      <w:r>
        <w:rPr>
          <w:rFonts w:ascii="Times New Roman" w:hAnsi="Times New Roman"/>
        </w:rPr>
        <w:t xml:space="preserve">It is the model's antecedent, which makes this the least convenient place for a shortfall, and it is reported rather than absorbed into the focal average. Third, the placement task was not repeated after twelve items were reworded, so for those twelve the discriminant evidence describes superseded wording. Given leakage well inside tolerance the conclusion is unlikely to reverse, but it has not been re-tested; a confirmatory </w:t>
      </w:r>
      <w:ins w:id="1669" w:author="Kiro (editorial revision)" w:date="2026-08-14T00:00:00Z">
        <w:r>
          <w:rPr>
            <w:rFonts w:ascii="Times New Roman" w:hAnsi="Times New Roman"/>
          </w:rPr>
          <w:t xml:space="preserve">placement </w:t>
        </w:r>
      </w:ins>
      <w:r>
        <w:rPr>
          <w:rFonts w:ascii="Times New Roman" w:hAnsi="Times New Roman"/>
        </w:rPr>
        <w:t xml:space="preserve">check is the cheapest remaining </w:t>
      </w:r>
      <w:del w:id="1670" w:author="Kiro (editorial revision)" w:date="2026-08-14T00:00:00Z">
        <w:r>
          <w:rPr>
            <w:rFonts w:ascii="Times New Roman" w:hAnsi="Times New Roman"/>
          </w:rPr>
          <w:delText xml:space="preserve">improvement.</w:delText>
        </w:r>
      </w:del>
      <w:ins w:id="1671" w:author="Kiro (editorial revision)" w:date="2026-08-14T00:00:00Z">
        <w:r>
          <w:rPr>
            <w:rFonts w:ascii="Times New Roman" w:hAnsi="Times New Roman"/>
          </w:rPr>
          <w:t xml:space="preserve">improvement to the instrument.</w:t>
        </w:r>
      </w:ins>
    </w:p>
    <w:p>
      <w:pPr>
        <w:spacing w:after="120"/>
        <w:rPr>
          <w:ins w:id="1673" w:author="Kiro (editorial revision)" w:date="2026-08-14T00:00:00Z"/>
        </w:rPr>
      </w:pPr>
      <w:ins w:id="1672" w:author="Kiro (editorial revision)" w:date="2026-08-14T00:00:00Z">
        <w:r>
          <w:rPr>
            <w:rFonts w:ascii="Times New Roman" w:hAnsi="Times New Roman"/>
          </w:rPr>
          <w:t xml:space="preserve">Dependent-variable items are framed as change over three seasons while predictors are current-state, giving temporal and format separation within a single administration at no cost to response burden. A subsample supplies three objective indicators transcribed from records — loss ratio, by-product sale and value, and realised price against the district modal price — permitting a convergent-validity check on the perceptual outcome measure.</w:t>
        </w:r>
      </w:ins>
    </w:p>
    <w:p>
      <w:pPr>
        <w:pStyle w:val="Heading1"/>
        <w:spacing w:after="120"/>
      </w:pPr>
      <w:r>
        <w:rPr>
          <w:rFonts w:ascii="Times New Roman" w:hAnsi="Times New Roman"/>
        </w:rPr>
        <w:t xml:space="preserve">6. Analytical strategy</w:t>
      </w:r>
    </w:p>
    <w:p>
      <w:pPr>
        <w:spacing w:after="120"/>
      </w:pPr>
      <w:r>
        <w:rPr>
          <w:rFonts w:ascii="Times New Roman" w:hAnsi="Times New Roman"/>
        </w:rPr>
        <w:t xml:space="preserve">Estimation uses partial least squares structural equation modelling, with covariance-based estimation as a pre-specified robustness check. The choice is not justified by sample size: at 520 responses covariance-based estimation is feasible, as Approach C establishes. It rests on measurement specification, since two constructs are reflective-formative, which covariance-based estimation accommodates only through identification constraints that would distort the theorised structure; on capabilities being </w:t>
      </w:r>
      <w:del w:id="1674" w:author="Kiro (editorial revision)" w:date="2026-08-14T00:00:00Z">
        <w:r>
          <w:rPr>
            <w:rFonts w:ascii="Times New Roman" w:hAnsi="Times New Roman"/>
          </w:rPr>
          <w:delText xml:space="preserve">composites, </w:delText>
        </w:r>
      </w:del>
      <w:ins w:id="1675" w:author="Kiro (editorial revision)" w:date="2026-08-14T00:00:00Z">
        <w:r>
          <w:rPr>
            <w:rFonts w:ascii="Times New Roman" w:hAnsi="Times New Roman"/>
          </w:rPr>
          <w:t xml:space="preserve">composites; </w:t>
        </w:r>
      </w:ins>
      <w:r>
        <w:rPr>
          <w:rFonts w:ascii="Times New Roman" w:hAnsi="Times New Roman"/>
        </w:rPr>
        <w:t xml:space="preserve">and on </w:t>
      </w:r>
      <w:ins w:id="1676" w:author="Kiro (editorial revision)" w:date="2026-08-14T00:00:00Z">
        <w:r>
          <w:rPr>
            <w:rFonts w:ascii="Times New Roman" w:hAnsi="Times New Roman"/>
          </w:rPr>
          <w:t xml:space="preserve">the presence of </w:t>
        </w:r>
      </w:ins>
      <w:r>
        <w:rPr>
          <w:rFonts w:ascii="Times New Roman" w:hAnsi="Times New Roman"/>
        </w:rPr>
        <w:t xml:space="preserve">a latent interaction inside a serial chain.</w:t>
      </w:r>
    </w:p>
    <w:p>
      <w:pPr>
        <w:spacing w:after="120"/>
      </w:pPr>
      <w:r>
        <w:rPr>
          <w:rFonts w:ascii="Times New Roman" w:hAnsi="Times New Roman"/>
        </w:rPr>
        <w:t xml:space="preserve">The critique of composite-based estimation is engaged directly rather than by citing advocates only. Concerns about parameter bias under common-factor conditions and the absent global fit test </w:t>
      </w:r>
      <w:del w:id="1677" w:author="Kiro (editorial revision)" w:date="2026-08-14T00:00:00Z">
        <w:r>
          <w:rPr>
            <w:rFonts w:ascii="Times New Roman" w:hAnsi="Times New Roman"/>
          </w:rPr>
          <w:delText xml:space="preserve">(McIntosh et al., </w:delText>
        </w:r>
      </w:del>
      <w:ins w:id="1678" w:author="Kiro (editorial revision)" w:date="2026-08-14T00:00:00Z">
        <w:r>
          <w:rPr>
            <w:rFonts w:ascii="Times New Roman" w:hAnsi="Times New Roman"/>
          </w:rPr>
          <w:t xml:space="preserve">(McIntosh, Edwards, and Antonakis </w:t>
        </w:r>
      </w:ins>
      <w:r>
        <w:rPr>
          <w:rFonts w:ascii="Times New Roman" w:hAnsi="Times New Roman"/>
        </w:rPr>
        <w:t xml:space="preserve">2014; Rönkkö et </w:t>
      </w:r>
      <w:del w:id="1679" w:author="Kiro (editorial revision)" w:date="2026-08-14T00:00:00Z">
        <w:r>
          <w:rPr>
            <w:rFonts w:ascii="Times New Roman" w:hAnsi="Times New Roman"/>
          </w:rPr>
          <w:delText xml:space="preserve">al., </w:delText>
        </w:r>
      </w:del>
      <w:ins w:id="1680" w:author="Kiro (editorial revision)" w:date="2026-08-14T00:00:00Z">
        <w:r>
          <w:rPr>
            <w:rFonts w:ascii="Times New Roman" w:hAnsi="Times New Roman"/>
          </w:rPr>
          <w:t xml:space="preserve">al. </w:t>
        </w:r>
      </w:ins>
      <w:r>
        <w:rPr>
          <w:rFonts w:ascii="Times New Roman" w:hAnsi="Times New Roman"/>
        </w:rPr>
        <w:t xml:space="preserve">2016) are met three </w:t>
      </w:r>
      <w:del w:id="1681" w:author="Kiro (editorial revision)" w:date="2026-08-14T00:00:00Z">
        <w:r>
          <w:rPr>
            <w:rFonts w:ascii="Times New Roman" w:hAnsi="Times New Roman"/>
          </w:rPr>
          <w:delText xml:space="preserve">ways: </w:delText>
        </w:r>
      </w:del>
      <w:ins w:id="1682" w:author="Kiro (editorial revision)" w:date="2026-08-14T00:00:00Z">
        <w:r>
          <w:rPr>
            <w:rFonts w:ascii="Times New Roman" w:hAnsi="Times New Roman"/>
          </w:rPr>
          <w:t xml:space="preserve">ways. </w:t>
        </w:r>
      </w:ins>
      <w:r>
        <w:rPr>
          <w:rFonts w:ascii="Times New Roman" w:hAnsi="Times New Roman"/>
        </w:rPr>
        <w:t xml:space="preserve">The constructs are theorised as composites, </w:t>
      </w:r>
      <w:ins w:id="1683" w:author="Kiro (editorial revision)" w:date="2026-08-14T00:00:00Z">
        <w:r>
          <w:rPr>
            <w:rFonts w:ascii="Times New Roman" w:hAnsi="Times New Roman"/>
          </w:rPr>
          <w:t xml:space="preserve">which is </w:t>
        </w:r>
      </w:ins>
      <w:r>
        <w:rPr>
          <w:rFonts w:ascii="Times New Roman" w:hAnsi="Times New Roman"/>
        </w:rPr>
        <w:t xml:space="preserve">the condition under which composite estimation is appropriate rather than </w:t>
      </w:r>
      <w:ins w:id="1684" w:author="Kiro (editorial revision)" w:date="2026-08-14T00:00:00Z">
        <w:r>
          <w:rPr>
            <w:rFonts w:ascii="Times New Roman" w:hAnsi="Times New Roman"/>
          </w:rPr>
          <w:t xml:space="preserve">merely </w:t>
        </w:r>
      </w:ins>
      <w:r>
        <w:rPr>
          <w:rFonts w:ascii="Times New Roman" w:hAnsi="Times New Roman"/>
        </w:rPr>
        <w:t xml:space="preserve">convenient (Hair, </w:t>
      </w:r>
      <w:del w:id="1685" w:author="Kiro (editorial revision)" w:date="2026-08-14T00:00:00Z">
        <w:r>
          <w:rPr>
            <w:rFonts w:ascii="Times New Roman" w:hAnsi="Times New Roman"/>
          </w:rPr>
          <w:delText xml:space="preserve">Sarstedt </w:delText>
        </w:r>
      </w:del>
      <w:ins w:id="1686" w:author="Kiro (editorial revision)" w:date="2026-08-14T00:00:00Z">
        <w:r>
          <w:rPr>
            <w:rFonts w:ascii="Times New Roman" w:hAnsi="Times New Roman"/>
          </w:rPr>
          <w:t xml:space="preserve">Sarstedt, </w:t>
        </w:r>
      </w:ins>
      <w:r>
        <w:rPr>
          <w:rFonts w:ascii="Times New Roman" w:hAnsi="Times New Roman"/>
        </w:rPr>
        <w:t xml:space="preserve">and </w:t>
      </w:r>
      <w:del w:id="1687" w:author="Kiro (editorial revision)" w:date="2026-08-14T00:00:00Z">
        <w:r>
          <w:rPr>
            <w:rFonts w:ascii="Times New Roman" w:hAnsi="Times New Roman"/>
          </w:rPr>
          <w:delText xml:space="preserve">Ringle, </w:delText>
        </w:r>
      </w:del>
      <w:ins w:id="1688" w:author="Kiro (editorial revision)" w:date="2026-08-14T00:00:00Z">
        <w:r>
          <w:rPr>
            <w:rFonts w:ascii="Times New Roman" w:hAnsi="Times New Roman"/>
          </w:rPr>
          <w:t xml:space="preserve">Ringle </w:t>
        </w:r>
      </w:ins>
      <w:r>
        <w:rPr>
          <w:rFonts w:ascii="Times New Roman" w:hAnsi="Times New Roman"/>
        </w:rPr>
        <w:t xml:space="preserve">2019; Guenther et </w:t>
      </w:r>
      <w:del w:id="1689" w:author="Kiro (editorial revision)" w:date="2026-08-14T00:00:00Z">
        <w:r>
          <w:rPr>
            <w:rFonts w:ascii="Times New Roman" w:hAnsi="Times New Roman"/>
          </w:rPr>
          <w:delText xml:space="preserve">al., 2023); </w:delText>
        </w:r>
      </w:del>
      <w:ins w:id="1690" w:author="Kiro (editorial revision)" w:date="2026-08-14T00:00:00Z">
        <w:r>
          <w:rPr>
            <w:rFonts w:ascii="Times New Roman" w:hAnsi="Times New Roman"/>
          </w:rPr>
          <w:t xml:space="preserve">al. 2023). </w:t>
        </w:r>
      </w:ins>
      <w:r>
        <w:rPr>
          <w:rFonts w:ascii="Times New Roman" w:hAnsi="Times New Roman"/>
        </w:rPr>
        <w:t xml:space="preserve">The missing fit index is compensated by </w:t>
      </w:r>
      <w:ins w:id="1691" w:author="Kiro (editorial revision)" w:date="2026-08-14T00:00:00Z">
        <w:r>
          <w:rPr>
            <w:rFonts w:ascii="Times New Roman" w:hAnsi="Times New Roman"/>
          </w:rPr>
          <w:t xml:space="preserve">the </w:t>
        </w:r>
      </w:ins>
      <w:r>
        <w:rPr>
          <w:rFonts w:ascii="Times New Roman" w:hAnsi="Times New Roman"/>
        </w:rPr>
        <w:t xml:space="preserve">standardised root mean square residual, out-of-sample </w:t>
      </w:r>
      <w:del w:id="1692" w:author="Kiro (editorial revision)" w:date="2026-08-14T00:00:00Z">
        <w:r>
          <w:rPr>
            <w:rFonts w:ascii="Times New Roman" w:hAnsi="Times New Roman"/>
          </w:rPr>
          <w:delText xml:space="preserve">prediction </w:delText>
        </w:r>
      </w:del>
      <w:ins w:id="1693" w:author="Kiro (editorial revision)" w:date="2026-08-14T00:00:00Z">
        <w:r>
          <w:rPr>
            <w:rFonts w:ascii="Times New Roman" w:hAnsi="Times New Roman"/>
          </w:rPr>
          <w:t xml:space="preserve">prediction, </w:t>
        </w:r>
      </w:ins>
      <w:r>
        <w:rPr>
          <w:rFonts w:ascii="Times New Roman" w:hAnsi="Times New Roman"/>
        </w:rPr>
        <w:t xml:space="preserve">and prediction-oriented comparison against the rejected </w:t>
      </w:r>
      <w:del w:id="1694" w:author="Kiro (editorial revision)" w:date="2026-08-14T00:00:00Z">
        <w:r>
          <w:rPr>
            <w:rFonts w:ascii="Times New Roman" w:hAnsi="Times New Roman"/>
          </w:rPr>
          <w:delText xml:space="preserve">specifications; </w:delText>
        </w:r>
      </w:del>
      <w:ins w:id="1695" w:author="Kiro (editorial revision)" w:date="2026-08-14T00:00:00Z">
        <w:r>
          <w:rPr>
            <w:rFonts w:ascii="Times New Roman" w:hAnsi="Times New Roman"/>
          </w:rPr>
          <w:t xml:space="preserve">specifications. </w:t>
        </w:r>
      </w:ins>
      <w:r>
        <w:rPr>
          <w:rFonts w:ascii="Times New Roman" w:hAnsi="Times New Roman"/>
        </w:rPr>
        <w:t xml:space="preserve">And the model is re-estimated by covariance-based methods, with any divergence disclosed.</w:t>
      </w:r>
    </w:p>
    <w:p>
      <w:pPr>
        <w:spacing w:after="120"/>
      </w:pPr>
      <w:r>
        <w:rPr>
          <w:rFonts w:ascii="Times New Roman" w:hAnsi="Times New Roman"/>
        </w:rPr>
        <w:t xml:space="preserve">The protocol proceeds in eleven pre-registered </w:t>
      </w:r>
      <w:del w:id="1696" w:author="Kiro (editorial revision)" w:date="2026-08-14T00:00:00Z">
        <w:r>
          <w:rPr>
            <w:rFonts w:ascii="Times New Roman" w:hAnsi="Times New Roman"/>
          </w:rPr>
          <w:delText xml:space="preserve">steps, from </w:delText>
        </w:r>
      </w:del>
      <w:ins w:id="1697" w:author="Kiro (editorial revision)" w:date="2026-08-14T00:00:00Z">
        <w:r>
          <w:rPr>
            <w:rFonts w:ascii="Times New Roman" w:hAnsi="Times New Roman"/>
          </w:rPr>
          <w:t xml:space="preserve">steps: </w:t>
        </w:r>
      </w:ins>
      <w:r>
        <w:rPr>
          <w:rFonts w:ascii="Times New Roman" w:hAnsi="Times New Roman"/>
        </w:rPr>
        <w:t xml:space="preserve">data preparation under pre-specified cleaning </w:t>
      </w:r>
      <w:del w:id="1698" w:author="Kiro (editorial revision)" w:date="2026-08-14T00:00:00Z">
        <w:r>
          <w:rPr>
            <w:rFonts w:ascii="Times New Roman" w:hAnsi="Times New Roman"/>
          </w:rPr>
          <w:delText xml:space="preserve">rules through </w:delText>
        </w:r>
      </w:del>
      <w:ins w:id="1699" w:author="Kiro (editorial revision)" w:date="2026-08-14T00:00:00Z">
        <w:r>
          <w:rPr>
            <w:rFonts w:ascii="Times New Roman" w:hAnsi="Times New Roman"/>
          </w:rPr>
          <w:t xml:space="preserve">rules; </w:t>
        </w:r>
      </w:ins>
      <w:r>
        <w:rPr>
          <w:rFonts w:ascii="Times New Roman" w:hAnsi="Times New Roman"/>
        </w:rPr>
        <w:t xml:space="preserve">measurement assessment with declared escalation </w:t>
      </w:r>
      <w:del w:id="1700" w:author="Kiro (editorial revision)" w:date="2026-08-14T00:00:00Z">
        <w:r>
          <w:rPr>
            <w:rFonts w:ascii="Times New Roman" w:hAnsi="Times New Roman"/>
          </w:rPr>
          <w:delText xml:space="preserve">contingencies, </w:delText>
        </w:r>
      </w:del>
      <w:ins w:id="1701" w:author="Kiro (editorial revision)" w:date="2026-08-14T00:00:00Z">
        <w:r>
          <w:rPr>
            <w:rFonts w:ascii="Times New Roman" w:hAnsi="Times New Roman"/>
          </w:rPr>
          <w:t xml:space="preserve">contingencies; </w:t>
        </w:r>
      </w:ins>
      <w:r>
        <w:rPr>
          <w:rFonts w:ascii="Times New Roman" w:hAnsi="Times New Roman"/>
        </w:rPr>
        <w:t xml:space="preserve">second-stage construction of the formative higher-order </w:t>
      </w:r>
      <w:del w:id="1702" w:author="Kiro (editorial revision)" w:date="2026-08-14T00:00:00Z">
        <w:r>
          <w:rPr>
            <w:rFonts w:ascii="Times New Roman" w:hAnsi="Times New Roman"/>
          </w:rPr>
          <w:delText xml:space="preserve">constructs, </w:delText>
        </w:r>
      </w:del>
      <w:ins w:id="1703" w:author="Kiro (editorial revision)" w:date="2026-08-14T00:00:00Z">
        <w:r>
          <w:rPr>
            <w:rFonts w:ascii="Times New Roman" w:hAnsi="Times New Roman"/>
          </w:rPr>
          <w:t xml:space="preserve">constructs; </w:t>
        </w:r>
      </w:ins>
      <w:r>
        <w:rPr>
          <w:rFonts w:ascii="Times New Roman" w:hAnsi="Times New Roman"/>
        </w:rPr>
        <w:t xml:space="preserve">method-bias </w:t>
      </w:r>
      <w:del w:id="1704" w:author="Kiro (editorial revision)" w:date="2026-08-14T00:00:00Z">
        <w:r>
          <w:rPr>
            <w:rFonts w:ascii="Times New Roman" w:hAnsi="Times New Roman"/>
          </w:rPr>
          <w:delText xml:space="preserve">assessment and </w:delText>
        </w:r>
      </w:del>
      <w:ins w:id="1705" w:author="Kiro (editorial revision)" w:date="2026-08-14T00:00:00Z">
        <w:r>
          <w:rPr>
            <w:rFonts w:ascii="Times New Roman" w:hAnsi="Times New Roman"/>
          </w:rPr>
          <w:t xml:space="preserve">assessment; </w:t>
        </w:r>
      </w:ins>
      <w:r>
        <w:rPr>
          <w:rFonts w:ascii="Times New Roman" w:hAnsi="Times New Roman"/>
        </w:rPr>
        <w:t xml:space="preserve">structural </w:t>
      </w:r>
      <w:del w:id="1706" w:author="Kiro (editorial revision)" w:date="2026-08-14T00:00:00Z">
        <w:r>
          <w:rPr>
            <w:rFonts w:ascii="Times New Roman" w:hAnsi="Times New Roman"/>
          </w:rPr>
          <w:delText xml:space="preserve">estimation, to </w:delText>
        </w:r>
      </w:del>
      <w:ins w:id="1707" w:author="Kiro (editorial revision)" w:date="2026-08-14T00:00:00Z">
        <w:r>
          <w:rPr>
            <w:rFonts w:ascii="Times New Roman" w:hAnsi="Times New Roman"/>
          </w:rPr>
          <w:t xml:space="preserve">estimation; </w:t>
        </w:r>
      </w:ins>
      <w:r>
        <w:rPr>
          <w:rFonts w:ascii="Times New Roman" w:hAnsi="Times New Roman"/>
        </w:rPr>
        <w:t xml:space="preserve">Johnson–Neyman </w:t>
      </w:r>
      <w:del w:id="1708" w:author="Kiro (editorial revision)" w:date="2026-08-14T00:00:00Z">
        <w:r>
          <w:rPr>
            <w:rFonts w:ascii="Times New Roman" w:hAnsi="Times New Roman"/>
          </w:rPr>
          <w:delText xml:space="preserve">analysis, </w:delText>
        </w:r>
      </w:del>
      <w:ins w:id="1709" w:author="Kiro (editorial revision)" w:date="2026-08-14T00:00:00Z">
        <w:r>
          <w:rPr>
            <w:rFonts w:ascii="Times New Roman" w:hAnsi="Times New Roman"/>
          </w:rPr>
          <w:t xml:space="preserve">analysis; </w:t>
        </w:r>
      </w:ins>
      <w:r>
        <w:rPr>
          <w:rFonts w:ascii="Times New Roman" w:hAnsi="Times New Roman"/>
        </w:rPr>
        <w:t xml:space="preserve">conditional indirect </w:t>
      </w:r>
      <w:del w:id="1710" w:author="Kiro (editorial revision)" w:date="2026-08-14T00:00:00Z">
        <w:r>
          <w:rPr>
            <w:rFonts w:ascii="Times New Roman" w:hAnsi="Times New Roman"/>
          </w:rPr>
          <w:delText xml:space="preserve">effects, </w:delText>
        </w:r>
      </w:del>
      <w:ins w:id="1711" w:author="Kiro (editorial revision)" w:date="2026-08-14T00:00:00Z">
        <w:r>
          <w:rPr>
            <w:rFonts w:ascii="Times New Roman" w:hAnsi="Times New Roman"/>
          </w:rPr>
          <w:t xml:space="preserve">effects; </w:t>
        </w:r>
      </w:ins>
      <w:r>
        <w:rPr>
          <w:rFonts w:ascii="Times New Roman" w:hAnsi="Times New Roman"/>
        </w:rPr>
        <w:t xml:space="preserve">predictive </w:t>
      </w:r>
      <w:del w:id="1712" w:author="Kiro (editorial revision)" w:date="2026-08-14T00:00:00Z">
        <w:r>
          <w:rPr>
            <w:rFonts w:ascii="Times New Roman" w:hAnsi="Times New Roman"/>
          </w:rPr>
          <w:delText xml:space="preserve">assessment, </w:delText>
        </w:r>
      </w:del>
      <w:ins w:id="1713" w:author="Kiro (editorial revision)" w:date="2026-08-14T00:00:00Z">
        <w:r>
          <w:rPr>
            <w:rFonts w:ascii="Times New Roman" w:hAnsi="Times New Roman"/>
          </w:rPr>
          <w:t xml:space="preserve">assessment; </w:t>
        </w:r>
      </w:ins>
      <w:r>
        <w:rPr>
          <w:rFonts w:ascii="Times New Roman" w:hAnsi="Times New Roman"/>
        </w:rPr>
        <w:t xml:space="preserve">multi-group </w:t>
      </w:r>
      <w:del w:id="1714" w:author="Kiro (editorial revision)" w:date="2026-08-14T00:00:00Z">
        <w:r>
          <w:rPr>
            <w:rFonts w:ascii="Times New Roman" w:hAnsi="Times New Roman"/>
          </w:rPr>
          <w:delText xml:space="preserve">analysis </w:delText>
        </w:r>
      </w:del>
      <w:ins w:id="1715" w:author="Kiro (editorial revision)" w:date="2026-08-14T00:00:00Z">
        <w:r>
          <w:rPr>
            <w:rFonts w:ascii="Times New Roman" w:hAnsi="Times New Roman"/>
          </w:rPr>
          <w:t xml:space="preserve">analysis; </w:t>
        </w:r>
      </w:ins>
      <w:r>
        <w:rPr>
          <w:rFonts w:ascii="Times New Roman" w:hAnsi="Times New Roman"/>
        </w:rPr>
        <w:t xml:space="preserve">and an eleven-check robustness battery. Bootstrapping uses 10,000 subsamples with percentile and bias-corrected intervals.</w:t>
      </w:r>
    </w:p>
    <w:p>
      <w:pPr>
        <w:spacing w:after="120"/>
      </w:pPr>
      <w:r>
        <w:rPr>
          <w:rFonts w:ascii="Times New Roman" w:hAnsi="Times New Roman"/>
        </w:rPr>
        <w:t xml:space="preserve">Assessment criteria are pre-specified with the action to be taken if each is breached, following Hair, </w:t>
      </w:r>
      <w:del w:id="1716" w:author="Kiro (editorial revision)" w:date="2026-08-14T00:00:00Z">
        <w:r>
          <w:rPr>
            <w:rFonts w:ascii="Times New Roman" w:hAnsi="Times New Roman"/>
          </w:rPr>
          <w:delText xml:space="preserve">Sarstedt </w:delText>
        </w:r>
      </w:del>
      <w:ins w:id="1717" w:author="Kiro (editorial revision)" w:date="2026-08-14T00:00:00Z">
        <w:r>
          <w:rPr>
            <w:rFonts w:ascii="Times New Roman" w:hAnsi="Times New Roman"/>
          </w:rPr>
          <w:t xml:space="preserve">Sarstedt, </w:t>
        </w:r>
      </w:ins>
      <w:r>
        <w:rPr>
          <w:rFonts w:ascii="Times New Roman" w:hAnsi="Times New Roman"/>
        </w:rPr>
        <w:t xml:space="preserve">and Ringle (2019), Sarstedt et al. (2019) and Kock and Hadaya (2018), and are tabulated in Table </w:t>
      </w:r>
      <w:del w:id="1718" w:author="Kiro (editorial revision)" w:date="2026-08-14T00:00:00Z">
        <w:r>
          <w:rPr>
            <w:rFonts w:ascii="Times New Roman" w:hAnsi="Times New Roman"/>
          </w:rPr>
          <w:delText xml:space="preserve">VIII.</w:delText>
        </w:r>
      </w:del>
      <w:ins w:id="1719" w:author="Kiro (editorial revision)" w:date="2026-08-14T00:00:00Z">
        <w:r>
          <w:rPr>
            <w:rFonts w:ascii="Times New Roman" w:hAnsi="Times New Roman"/>
          </w:rPr>
          <w:t xml:space="preserve">8.</w:t>
        </w:r>
      </w:ins>
    </w:p>
    <w:p>
      <w:pPr>
        <w:spacing w:line="240" w:lineRule="auto" w:before="240"/>
        <w:rPr>
          <w:ins w:id="1721" w:author="Kiro (editorial revision)" w:date="2026-08-14T00:00:00Z"/>
        </w:rPr>
      </w:pPr>
      <w:ins w:id="1720" w:author="Kiro (editorial revision)" w:date="2026-08-14T00:00:00Z">
        <w:r>
          <w:rPr>
            <w:rFonts w:ascii="Times New Roman" w:hAnsi="Times New Roman"/>
            <w:b/>
            <w:sz w:val="20"/>
          </w:rPr>
          <w:t xml:space="preserve">Table 8. Pre-specified measurement and structural assessment criteria</w:t>
        </w:r>
      </w:ins>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pPr>
            <w:ins w:id="1722" w:author="Kiro (editorial revision)" w:date="2026-08-14T00:00:00Z">
              <w:r>
                <w:rPr>
                  <w:rFonts w:ascii="Times New Roman" w:hAnsi="Times New Roman"/>
                  <w:b/>
                  <w:sz w:val="18"/>
                </w:rPr>
                <w:t xml:space="preserve">Stage</w:t>
              </w:r>
            </w:ins>
          </w:p>
        </w:tc>
        <w:tc>
          <w:tcPr>
            <w:tcW w:type="dxa" w:w="2340"/>
            <w:shd w:val="clear" w:fill="EFEFEF"/>
          </w:tcPr>
          <w:p>
            <w:pPr>
              <w:spacing w:line="240" w:lineRule="auto"/>
            </w:pPr>
            <w:ins w:id="1723" w:author="Kiro (editorial revision)" w:date="2026-08-14T00:00:00Z">
              <w:r>
                <w:rPr>
                  <w:rFonts w:ascii="Times New Roman" w:hAnsi="Times New Roman"/>
                  <w:b/>
                  <w:sz w:val="18"/>
                </w:rPr>
                <w:t xml:space="preserve">Criterion</w:t>
              </w:r>
            </w:ins>
          </w:p>
        </w:tc>
        <w:tc>
          <w:tcPr>
            <w:tcW w:type="dxa" w:w="2340"/>
            <w:shd w:val="clear" w:fill="EFEFEF"/>
          </w:tcPr>
          <w:p>
            <w:pPr>
              <w:spacing w:line="240" w:lineRule="auto"/>
            </w:pPr>
            <w:ins w:id="1724" w:author="Kiro (editorial revision)" w:date="2026-08-14T00:00:00Z">
              <w:r>
                <w:rPr>
                  <w:rFonts w:ascii="Times New Roman" w:hAnsi="Times New Roman"/>
                  <w:b/>
                  <w:sz w:val="18"/>
                </w:rPr>
                <w:t xml:space="preserve">Threshold</w:t>
              </w:r>
            </w:ins>
          </w:p>
        </w:tc>
        <w:tc>
          <w:tcPr>
            <w:tcW w:type="dxa" w:w="2340"/>
            <w:shd w:val="clear" w:fill="EFEFEF"/>
          </w:tcPr>
          <w:p>
            <w:pPr>
              <w:spacing w:line="240" w:lineRule="auto"/>
            </w:pPr>
            <w:ins w:id="1725" w:author="Kiro (editorial revision)" w:date="2026-08-14T00:00:00Z">
              <w:r>
                <w:rPr>
                  <w:rFonts w:ascii="Times New Roman" w:hAnsi="Times New Roman"/>
                  <w:b/>
                  <w:sz w:val="18"/>
                </w:rPr>
                <w:t xml:space="preserve">Action if breached</w:t>
              </w:r>
            </w:ins>
          </w:p>
        </w:tc>
      </w:tr>
      <w:tr>
        <w:tc>
          <w:tcPr>
            <w:tcW w:type="dxa" w:w="2340"/>
          </w:tcPr>
          <w:p>
            <w:pPr>
              <w:spacing w:line="240" w:lineRule="auto"/>
            </w:pPr>
            <w:ins w:id="1726" w:author="Kiro (editorial revision)" w:date="2026-08-14T00:00:00Z">
              <w:r>
                <w:rPr>
                  <w:rFonts w:ascii="Times New Roman" w:hAnsi="Times New Roman"/>
                  <w:sz w:val="18"/>
                </w:rPr>
                <w:t xml:space="preserve">Reflective measurement</w:t>
              </w:r>
            </w:ins>
          </w:p>
        </w:tc>
        <w:tc>
          <w:tcPr>
            <w:tcW w:type="dxa" w:w="2340"/>
          </w:tcPr>
          <w:p>
            <w:pPr>
              <w:spacing w:line="240" w:lineRule="auto"/>
            </w:pPr>
            <w:ins w:id="1727" w:author="Kiro (editorial revision)" w:date="2026-08-14T00:00:00Z">
              <w:r>
                <w:rPr>
                  <w:rFonts w:ascii="Times New Roman" w:hAnsi="Times New Roman"/>
                  <w:sz w:val="18"/>
                </w:rPr>
                <w:t xml:space="preserve">Outer loading</w:t>
              </w:r>
            </w:ins>
          </w:p>
        </w:tc>
        <w:tc>
          <w:tcPr>
            <w:tcW w:type="dxa" w:w="2340"/>
          </w:tcPr>
          <w:p>
            <w:pPr>
              <w:spacing w:line="240" w:lineRule="auto"/>
            </w:pPr>
            <w:ins w:id="1728" w:author="Kiro (editorial revision)" w:date="2026-08-14T00:00:00Z">
              <w:r>
                <w:rPr>
                  <w:rFonts w:ascii="Times New Roman" w:hAnsi="Times New Roman"/>
                  <w:sz w:val="18"/>
                </w:rPr>
                <w:t xml:space="preserve">≥ 0.708</w:t>
              </w:r>
            </w:ins>
          </w:p>
        </w:tc>
        <w:tc>
          <w:tcPr>
            <w:tcW w:type="dxa" w:w="2340"/>
          </w:tcPr>
          <w:p>
            <w:pPr>
              <w:spacing w:line="240" w:lineRule="auto"/>
            </w:pPr>
            <w:ins w:id="1729" w:author="Kiro (editorial revision)" w:date="2026-08-14T00:00:00Z">
              <w:r>
                <w:rPr>
                  <w:rFonts w:ascii="Times New Roman" w:hAnsi="Times New Roman"/>
                  <w:sz w:val="18"/>
                </w:rPr>
                <w:t xml:space="preserve">Retain between 0.40 and 0.708 only where removal does not raise average variance extracted above threshold and content validity requires it</w:t>
              </w:r>
            </w:ins>
          </w:p>
        </w:tc>
      </w:tr>
      <w:tr>
        <w:tc>
          <w:tcPr>
            <w:tcW w:type="dxa" w:w="2340"/>
          </w:tcPr>
          <w:p>
            <w:pPr>
              <w:spacing w:line="240" w:lineRule="auto"/>
            </w:pPr>
          </w:p>
        </w:tc>
        <w:tc>
          <w:tcPr>
            <w:tcW w:type="dxa" w:w="2340"/>
          </w:tcPr>
          <w:p>
            <w:pPr>
              <w:spacing w:line="240" w:lineRule="auto"/>
            </w:pPr>
            <w:ins w:id="1730" w:author="Kiro (editorial revision)" w:date="2026-08-14T00:00:00Z">
              <w:r>
                <w:rPr>
                  <w:rFonts w:ascii="Times New Roman" w:hAnsi="Times New Roman"/>
                  <w:sz w:val="18"/>
                </w:rPr>
                <w:t xml:space="preserve">Reliability (ρ_A, ρ_c)</w:t>
              </w:r>
            </w:ins>
          </w:p>
        </w:tc>
        <w:tc>
          <w:tcPr>
            <w:tcW w:type="dxa" w:w="2340"/>
          </w:tcPr>
          <w:p>
            <w:pPr>
              <w:spacing w:line="240" w:lineRule="auto"/>
            </w:pPr>
            <w:ins w:id="1731" w:author="Kiro (editorial revision)" w:date="2026-08-14T00:00:00Z">
              <w:r>
                <w:rPr>
                  <w:rFonts w:ascii="Times New Roman" w:hAnsi="Times New Roman"/>
                  <w:sz w:val="18"/>
                </w:rPr>
                <w:t xml:space="preserve">0.70–0.95</w:t>
              </w:r>
            </w:ins>
          </w:p>
        </w:tc>
        <w:tc>
          <w:tcPr>
            <w:tcW w:type="dxa" w:w="2340"/>
          </w:tcPr>
          <w:p>
            <w:pPr>
              <w:spacing w:line="240" w:lineRule="auto"/>
            </w:pPr>
            <w:ins w:id="1732" w:author="Kiro (editorial revision)" w:date="2026-08-14T00:00:00Z">
              <w:r>
                <w:rPr>
                  <w:rFonts w:ascii="Times New Roman" w:hAnsi="Times New Roman"/>
                  <w:sz w:val="18"/>
                </w:rPr>
                <w:t xml:space="preserve">Below 0.70 investigate; above 0.95 check indicator redundancy</w:t>
              </w:r>
            </w:ins>
          </w:p>
        </w:tc>
      </w:tr>
      <w:tr>
        <w:tc>
          <w:tcPr>
            <w:tcW w:type="dxa" w:w="2340"/>
          </w:tcPr>
          <w:p>
            <w:pPr>
              <w:spacing w:line="240" w:lineRule="auto"/>
            </w:pPr>
          </w:p>
        </w:tc>
        <w:tc>
          <w:tcPr>
            <w:tcW w:type="dxa" w:w="2340"/>
          </w:tcPr>
          <w:p>
            <w:pPr>
              <w:spacing w:line="240" w:lineRule="auto"/>
            </w:pPr>
            <w:ins w:id="1733" w:author="Kiro (editorial revision)" w:date="2026-08-14T00:00:00Z">
              <w:r>
                <w:rPr>
                  <w:rFonts w:ascii="Times New Roman" w:hAnsi="Times New Roman"/>
                  <w:sz w:val="18"/>
                </w:rPr>
                <w:t xml:space="preserve">Average variance extracted</w:t>
              </w:r>
            </w:ins>
          </w:p>
        </w:tc>
        <w:tc>
          <w:tcPr>
            <w:tcW w:type="dxa" w:w="2340"/>
          </w:tcPr>
          <w:p>
            <w:pPr>
              <w:spacing w:line="240" w:lineRule="auto"/>
            </w:pPr>
            <w:ins w:id="1734" w:author="Kiro (editorial revision)" w:date="2026-08-14T00:00:00Z">
              <w:r>
                <w:rPr>
                  <w:rFonts w:ascii="Times New Roman" w:hAnsi="Times New Roman"/>
                  <w:sz w:val="18"/>
                </w:rPr>
                <w:t xml:space="preserve">≥ 0.50</w:t>
              </w:r>
            </w:ins>
          </w:p>
        </w:tc>
        <w:tc>
          <w:tcPr>
            <w:tcW w:type="dxa" w:w="2340"/>
          </w:tcPr>
          <w:p>
            <w:pPr>
              <w:spacing w:line="240" w:lineRule="auto"/>
            </w:pPr>
            <w:ins w:id="1735" w:author="Kiro (editorial revision)" w:date="2026-08-14T00:00:00Z">
              <w:r>
                <w:rPr>
                  <w:rFonts w:ascii="Times New Roman" w:hAnsi="Times New Roman"/>
                  <w:sz w:val="18"/>
                </w:rPr>
                <w:t xml:space="preserve">Apply pre-registered escalation to a two-dimensional specification</w:t>
              </w:r>
            </w:ins>
          </w:p>
        </w:tc>
      </w:tr>
      <w:tr>
        <w:tc>
          <w:tcPr>
            <w:tcW w:type="dxa" w:w="2340"/>
          </w:tcPr>
          <w:p>
            <w:pPr>
              <w:spacing w:line="240" w:lineRule="auto"/>
            </w:pPr>
          </w:p>
        </w:tc>
        <w:tc>
          <w:tcPr>
            <w:tcW w:type="dxa" w:w="2340"/>
          </w:tcPr>
          <w:p>
            <w:pPr>
              <w:spacing w:line="240" w:lineRule="auto"/>
            </w:pPr>
            <w:ins w:id="1736" w:author="Kiro (editorial revision)" w:date="2026-08-14T00:00:00Z">
              <w:r>
                <w:rPr>
                  <w:rFonts w:ascii="Times New Roman" w:hAnsi="Times New Roman"/>
                  <w:sz w:val="18"/>
                </w:rPr>
                <w:t xml:space="preserve">Discriminant validity (HTMT)</w:t>
              </w:r>
            </w:ins>
          </w:p>
        </w:tc>
        <w:tc>
          <w:tcPr>
            <w:tcW w:type="dxa" w:w="2340"/>
          </w:tcPr>
          <w:p>
            <w:pPr>
              <w:spacing w:line="240" w:lineRule="auto"/>
            </w:pPr>
            <w:ins w:id="1737" w:author="Kiro (editorial revision)" w:date="2026-08-14T00:00:00Z">
              <w:r>
                <w:rPr>
                  <w:rFonts w:ascii="Times New Roman" w:hAnsi="Times New Roman"/>
                  <w:sz w:val="18"/>
                </w:rPr>
                <w:t xml:space="preserve">&lt; 0.85</w:t>
              </w:r>
            </w:ins>
          </w:p>
        </w:tc>
        <w:tc>
          <w:tcPr>
            <w:tcW w:type="dxa" w:w="2340"/>
          </w:tcPr>
          <w:p>
            <w:pPr>
              <w:spacing w:line="240" w:lineRule="auto"/>
            </w:pPr>
            <w:ins w:id="1738" w:author="Kiro (editorial revision)" w:date="2026-08-14T00:00:00Z">
              <w:r>
                <w:rPr>
                  <w:rFonts w:ascii="Times New Roman" w:hAnsi="Times New Roman"/>
                  <w:sz w:val="18"/>
                </w:rPr>
                <w:t xml:space="preserve">Report confidence intervals; if the accounting–transparency or governance–integration pair breaches, the corresponding claim is withdrawn</w:t>
              </w:r>
            </w:ins>
          </w:p>
        </w:tc>
      </w:tr>
      <w:tr>
        <w:tc>
          <w:tcPr>
            <w:tcW w:type="dxa" w:w="2340"/>
          </w:tcPr>
          <w:p>
            <w:pPr>
              <w:spacing w:line="240" w:lineRule="auto"/>
            </w:pPr>
            <w:ins w:id="1739" w:author="Kiro (editorial revision)" w:date="2026-08-14T00:00:00Z">
              <w:r>
                <w:rPr>
                  <w:rFonts w:ascii="Times New Roman" w:hAnsi="Times New Roman"/>
                  <w:sz w:val="18"/>
                </w:rPr>
                <w:t xml:space="preserve">Formative measurement</w:t>
              </w:r>
            </w:ins>
          </w:p>
        </w:tc>
        <w:tc>
          <w:tcPr>
            <w:tcW w:type="dxa" w:w="2340"/>
          </w:tcPr>
          <w:p>
            <w:pPr>
              <w:spacing w:line="240" w:lineRule="auto"/>
            </w:pPr>
            <w:ins w:id="1740" w:author="Kiro (editorial revision)" w:date="2026-08-14T00:00:00Z">
              <w:r>
                <w:rPr>
                  <w:rFonts w:ascii="Times New Roman" w:hAnsi="Times New Roman"/>
                  <w:sz w:val="18"/>
                </w:rPr>
                <w:t xml:space="preserve">Indicator collinearity (VIF)</w:t>
              </w:r>
            </w:ins>
          </w:p>
        </w:tc>
        <w:tc>
          <w:tcPr>
            <w:tcW w:type="dxa" w:w="2340"/>
          </w:tcPr>
          <w:p>
            <w:pPr>
              <w:spacing w:line="240" w:lineRule="auto"/>
            </w:pPr>
            <w:ins w:id="1741" w:author="Kiro (editorial revision)" w:date="2026-08-14T00:00:00Z">
              <w:r>
                <w:rPr>
                  <w:rFonts w:ascii="Times New Roman" w:hAnsi="Times New Roman"/>
                  <w:sz w:val="18"/>
                </w:rPr>
                <w:t xml:space="preserve">&lt; 3</w:t>
              </w:r>
            </w:ins>
          </w:p>
        </w:tc>
        <w:tc>
          <w:tcPr>
            <w:tcW w:type="dxa" w:w="2340"/>
          </w:tcPr>
          <w:p>
            <w:pPr>
              <w:spacing w:line="240" w:lineRule="auto"/>
            </w:pPr>
            <w:ins w:id="1742" w:author="Kiro (editorial revision)" w:date="2026-08-14T00:00:00Z">
              <w:r>
                <w:rPr>
                  <w:rFonts w:ascii="Times New Roman" w:hAnsi="Times New Roman"/>
                  <w:sz w:val="18"/>
                </w:rPr>
                <w:t xml:space="preserve">Examine dimensional overlap</w:t>
              </w:r>
            </w:ins>
          </w:p>
        </w:tc>
      </w:tr>
      <w:tr>
        <w:tc>
          <w:tcPr>
            <w:tcW w:type="dxa" w:w="2340"/>
          </w:tcPr>
          <w:p>
            <w:pPr>
              <w:spacing w:line="240" w:lineRule="auto"/>
            </w:pPr>
          </w:p>
        </w:tc>
        <w:tc>
          <w:tcPr>
            <w:tcW w:type="dxa" w:w="2340"/>
          </w:tcPr>
          <w:p>
            <w:pPr>
              <w:spacing w:line="240" w:lineRule="auto"/>
            </w:pPr>
            <w:ins w:id="1743" w:author="Kiro (editorial revision)" w:date="2026-08-14T00:00:00Z">
              <w:r>
                <w:rPr>
                  <w:rFonts w:ascii="Times New Roman" w:hAnsi="Times New Roman"/>
                  <w:sz w:val="18"/>
                </w:rPr>
                <w:t xml:space="preserve">Outer weights and loadings</w:t>
              </w:r>
            </w:ins>
          </w:p>
        </w:tc>
        <w:tc>
          <w:tcPr>
            <w:tcW w:type="dxa" w:w="2340"/>
          </w:tcPr>
          <w:p>
            <w:pPr>
              <w:spacing w:line="240" w:lineRule="auto"/>
            </w:pPr>
            <w:ins w:id="1744" w:author="Kiro (editorial revision)" w:date="2026-08-14T00:00:00Z">
              <w:r>
                <w:rPr>
                  <w:rFonts w:ascii="Times New Roman" w:hAnsi="Times New Roman"/>
                  <w:sz w:val="18"/>
                </w:rPr>
                <w:t xml:space="preserve">Weight significant, or loading ≥ 0.50</w:t>
              </w:r>
            </w:ins>
          </w:p>
        </w:tc>
        <w:tc>
          <w:tcPr>
            <w:tcW w:type="dxa" w:w="2340"/>
          </w:tcPr>
          <w:p>
            <w:pPr>
              <w:spacing w:line="240" w:lineRule="auto"/>
            </w:pPr>
            <w:ins w:id="1745" w:author="Kiro (editorial revision)" w:date="2026-08-14T00:00:00Z">
              <w:r>
                <w:rPr>
                  <w:rFonts w:ascii="Times New Roman" w:hAnsi="Times New Roman"/>
                  <w:sz w:val="18"/>
                </w:rPr>
                <w:t xml:space="preserve">Content validity takes precedence over statistical criteria</w:t>
              </w:r>
            </w:ins>
          </w:p>
        </w:tc>
      </w:tr>
      <w:tr>
        <w:tc>
          <w:tcPr>
            <w:tcW w:type="dxa" w:w="2340"/>
          </w:tcPr>
          <w:p>
            <w:pPr>
              <w:spacing w:line="240" w:lineRule="auto"/>
            </w:pPr>
          </w:p>
        </w:tc>
        <w:tc>
          <w:tcPr>
            <w:tcW w:type="dxa" w:w="2340"/>
          </w:tcPr>
          <w:p>
            <w:pPr>
              <w:spacing w:line="240" w:lineRule="auto"/>
            </w:pPr>
            <w:ins w:id="1746" w:author="Kiro (editorial revision)" w:date="2026-08-14T00:00:00Z">
              <w:r>
                <w:rPr>
                  <w:rFonts w:ascii="Times New Roman" w:hAnsi="Times New Roman"/>
                  <w:sz w:val="18"/>
                </w:rPr>
                <w:t xml:space="preserve">Redundancy analysis</w:t>
              </w:r>
            </w:ins>
          </w:p>
        </w:tc>
        <w:tc>
          <w:tcPr>
            <w:tcW w:type="dxa" w:w="2340"/>
          </w:tcPr>
          <w:p>
            <w:pPr>
              <w:spacing w:line="240" w:lineRule="auto"/>
            </w:pPr>
            <w:ins w:id="1747" w:author="Kiro (editorial revision)" w:date="2026-08-14T00:00:00Z">
              <w:r>
                <w:rPr>
                  <w:rFonts w:ascii="Times New Roman" w:hAnsi="Times New Roman"/>
                  <w:sz w:val="18"/>
                </w:rPr>
                <w:t xml:space="preserve">Path to global measure ≥ 0.70</w:t>
              </w:r>
            </w:ins>
          </w:p>
        </w:tc>
        <w:tc>
          <w:tcPr>
            <w:tcW w:type="dxa" w:w="2340"/>
          </w:tcPr>
          <w:p>
            <w:pPr>
              <w:spacing w:line="240" w:lineRule="auto"/>
            </w:pPr>
            <w:ins w:id="1748" w:author="Kiro (editorial revision)" w:date="2026-08-14T00:00:00Z">
              <w:r>
                <w:rPr>
                  <w:rFonts w:ascii="Times New Roman" w:hAnsi="Times New Roman"/>
                  <w:sz w:val="18"/>
                </w:rPr>
                <w:t xml:space="preserve">Convergent validity not established; reported as a limitation</w:t>
              </w:r>
            </w:ins>
          </w:p>
        </w:tc>
      </w:tr>
      <w:tr>
        <w:tc>
          <w:tcPr>
            <w:tcW w:type="dxa" w:w="2340"/>
          </w:tcPr>
          <w:p>
            <w:pPr>
              <w:spacing w:line="240" w:lineRule="auto"/>
            </w:pPr>
            <w:ins w:id="1749" w:author="Kiro (editorial revision)" w:date="2026-08-14T00:00:00Z">
              <w:r>
                <w:rPr>
                  <w:rFonts w:ascii="Times New Roman" w:hAnsi="Times New Roman"/>
                  <w:sz w:val="18"/>
                </w:rPr>
                <w:t xml:space="preserve">Structural model</w:t>
              </w:r>
            </w:ins>
          </w:p>
        </w:tc>
        <w:tc>
          <w:tcPr>
            <w:tcW w:type="dxa" w:w="2340"/>
          </w:tcPr>
          <w:p>
            <w:pPr>
              <w:spacing w:line="240" w:lineRule="auto"/>
            </w:pPr>
            <w:ins w:id="1750" w:author="Kiro (editorial revision)" w:date="2026-08-14T00:00:00Z">
              <w:r>
                <w:rPr>
                  <w:rFonts w:ascii="Times New Roman" w:hAnsi="Times New Roman"/>
                  <w:sz w:val="18"/>
                </w:rPr>
                <w:t xml:space="preserve">Inner VIF</w:t>
              </w:r>
            </w:ins>
          </w:p>
        </w:tc>
        <w:tc>
          <w:tcPr>
            <w:tcW w:type="dxa" w:w="2340"/>
          </w:tcPr>
          <w:p>
            <w:pPr>
              <w:spacing w:line="240" w:lineRule="auto"/>
            </w:pPr>
            <w:ins w:id="1751" w:author="Kiro (editorial revision)" w:date="2026-08-14T00:00:00Z">
              <w:r>
                <w:rPr>
                  <w:rFonts w:ascii="Times New Roman" w:hAnsi="Times New Roman"/>
                  <w:sz w:val="18"/>
                </w:rPr>
                <w:t xml:space="preserve">&lt; 3</w:t>
              </w:r>
            </w:ins>
          </w:p>
        </w:tc>
        <w:tc>
          <w:tcPr>
            <w:tcW w:type="dxa" w:w="2340"/>
          </w:tcPr>
          <w:p>
            <w:pPr>
              <w:spacing w:line="240" w:lineRule="auto"/>
            </w:pPr>
            <w:ins w:id="1752" w:author="Kiro (editorial revision)" w:date="2026-08-14T00:00:00Z">
              <w:r>
                <w:rPr>
                  <w:rFonts w:ascii="Times New Roman" w:hAnsi="Times New Roman"/>
                  <w:sz w:val="18"/>
                </w:rPr>
                <w:t xml:space="preserve">Values of 3–5 reported and discussed</w:t>
              </w:r>
            </w:ins>
          </w:p>
        </w:tc>
      </w:tr>
      <w:tr>
        <w:tc>
          <w:tcPr>
            <w:tcW w:type="dxa" w:w="2340"/>
          </w:tcPr>
          <w:p>
            <w:pPr>
              <w:spacing w:line="240" w:lineRule="auto"/>
            </w:pPr>
          </w:p>
        </w:tc>
        <w:tc>
          <w:tcPr>
            <w:tcW w:type="dxa" w:w="2340"/>
          </w:tcPr>
          <w:p>
            <w:pPr>
              <w:spacing w:line="240" w:lineRule="auto"/>
            </w:pPr>
            <w:ins w:id="1753" w:author="Kiro (editorial revision)" w:date="2026-08-14T00:00:00Z">
              <w:r>
                <w:rPr>
                  <w:rFonts w:ascii="Times New Roman" w:hAnsi="Times New Roman"/>
                  <w:sz w:val="18"/>
                </w:rPr>
                <w:t xml:space="preserve">Interaction effect size</w:t>
              </w:r>
            </w:ins>
          </w:p>
        </w:tc>
        <w:tc>
          <w:tcPr>
            <w:tcW w:type="dxa" w:w="2340"/>
          </w:tcPr>
          <w:p>
            <w:pPr>
              <w:spacing w:line="240" w:lineRule="auto"/>
            </w:pPr>
            <w:ins w:id="1754" w:author="Kiro (editorial revision)" w:date="2026-08-14T00:00:00Z">
              <w:r>
                <w:rPr>
                  <w:rFonts w:ascii="Times New Roman" w:hAnsi="Times New Roman"/>
                  <w:sz w:val="18"/>
                </w:rPr>
                <w:t xml:space="preserve">f² judged against interaction-specific benchmarks (0.005 / 0.01 / 0.025)</w:t>
              </w:r>
            </w:ins>
          </w:p>
        </w:tc>
        <w:tc>
          <w:tcPr>
            <w:tcW w:type="dxa" w:w="2340"/>
          </w:tcPr>
          <w:p>
            <w:pPr>
              <w:spacing w:line="240" w:lineRule="auto"/>
            </w:pPr>
            <w:ins w:id="1755" w:author="Kiro (editorial revision)" w:date="2026-08-14T00:00:00Z">
              <w:r>
                <w:rPr>
                  <w:rFonts w:ascii="Times New Roman" w:hAnsi="Times New Roman"/>
                  <w:sz w:val="18"/>
                </w:rPr>
                <w:t xml:space="preserve">Cohen's main-effect benchmarks understate interactions and are not used</w:t>
              </w:r>
            </w:ins>
          </w:p>
        </w:tc>
      </w:tr>
      <w:tr>
        <w:tc>
          <w:tcPr>
            <w:tcW w:type="dxa" w:w="2340"/>
          </w:tcPr>
          <w:p>
            <w:pPr>
              <w:spacing w:line="240" w:lineRule="auto"/>
            </w:pPr>
          </w:p>
        </w:tc>
        <w:tc>
          <w:tcPr>
            <w:tcW w:type="dxa" w:w="2340"/>
          </w:tcPr>
          <w:p>
            <w:pPr>
              <w:spacing w:line="240" w:lineRule="auto"/>
            </w:pPr>
            <w:ins w:id="1756" w:author="Kiro (editorial revision)" w:date="2026-08-14T00:00:00Z">
              <w:r>
                <w:rPr>
                  <w:rFonts w:ascii="Times New Roman" w:hAnsi="Times New Roman"/>
                  <w:sz w:val="18"/>
                </w:rPr>
                <w:t xml:space="preserve">Predictive relevance</w:t>
              </w:r>
            </w:ins>
          </w:p>
        </w:tc>
        <w:tc>
          <w:tcPr>
            <w:tcW w:type="dxa" w:w="2340"/>
          </w:tcPr>
          <w:p>
            <w:pPr>
              <w:spacing w:line="240" w:lineRule="auto"/>
            </w:pPr>
            <w:ins w:id="1757" w:author="Kiro (editorial revision)" w:date="2026-08-14T00:00:00Z">
              <w:r>
                <w:rPr>
                  <w:rFonts w:ascii="Times New Roman" w:hAnsi="Times New Roman"/>
                  <w:sz w:val="18"/>
                </w:rPr>
                <w:t xml:space="preserve">Q²predict &gt; 0; PLS root mean square error below linear benchmark</w:t>
              </w:r>
            </w:ins>
          </w:p>
        </w:tc>
        <w:tc>
          <w:tcPr>
            <w:tcW w:type="dxa" w:w="2340"/>
          </w:tcPr>
          <w:p>
            <w:pPr>
              <w:spacing w:line="240" w:lineRule="auto"/>
            </w:pPr>
            <w:ins w:id="1758" w:author="Kiro (editorial revision)" w:date="2026-08-14T00:00:00Z">
              <w:r>
                <w:rPr>
                  <w:rFonts w:ascii="Times New Roman" w:hAnsi="Times New Roman"/>
                  <w:sz w:val="18"/>
                </w:rPr>
                <w:t xml:space="preserve">Reported alongside cross-validated predictive ability test</w:t>
              </w:r>
            </w:ins>
          </w:p>
        </w:tc>
      </w:tr>
      <w:tr>
        <w:tc>
          <w:tcPr>
            <w:tcW w:type="dxa" w:w="2340"/>
          </w:tcPr>
          <w:p>
            <w:pPr>
              <w:spacing w:line="240" w:lineRule="auto"/>
            </w:pPr>
            <w:ins w:id="1759" w:author="Kiro (editorial revision)" w:date="2026-08-14T00:00:00Z">
              <w:r>
                <w:rPr>
                  <w:rFonts w:ascii="Times New Roman" w:hAnsi="Times New Roman"/>
                  <w:sz w:val="18"/>
                </w:rPr>
                <w:t xml:space="preserve">Mediation</w:t>
              </w:r>
            </w:ins>
          </w:p>
        </w:tc>
        <w:tc>
          <w:tcPr>
            <w:tcW w:type="dxa" w:w="2340"/>
          </w:tcPr>
          <w:p>
            <w:pPr>
              <w:spacing w:line="240" w:lineRule="auto"/>
            </w:pPr>
            <w:ins w:id="1760" w:author="Kiro (editorial revision)" w:date="2026-08-14T00:00:00Z">
              <w:r>
                <w:rPr>
                  <w:rFonts w:ascii="Times New Roman" w:hAnsi="Times New Roman"/>
                  <w:sz w:val="18"/>
                </w:rPr>
                <w:t xml:space="preserve">Indirect effect</w:t>
              </w:r>
            </w:ins>
          </w:p>
        </w:tc>
        <w:tc>
          <w:tcPr>
            <w:tcW w:type="dxa" w:w="2340"/>
          </w:tcPr>
          <w:p>
            <w:pPr>
              <w:spacing w:line="240" w:lineRule="auto"/>
            </w:pPr>
            <w:ins w:id="1761" w:author="Kiro (editorial revision)" w:date="2026-08-14T00:00:00Z">
              <w:r>
                <w:rPr>
                  <w:rFonts w:ascii="Times New Roman" w:hAnsi="Times New Roman"/>
                  <w:sz w:val="18"/>
                </w:rPr>
                <w:t xml:space="preserve">Bootstrapped interval excluding zero</w:t>
              </w:r>
            </w:ins>
          </w:p>
        </w:tc>
        <w:tc>
          <w:tcPr>
            <w:tcW w:type="dxa" w:w="2340"/>
          </w:tcPr>
          <w:p>
            <w:pPr>
              <w:spacing w:line="240" w:lineRule="auto"/>
            </w:pPr>
            <w:ins w:id="1762" w:author="Kiro (editorial revision)" w:date="2026-08-14T00:00:00Z">
              <w:r>
                <w:rPr>
                  <w:rFonts w:ascii="Times New Roman" w:hAnsi="Times New Roman"/>
                  <w:sz w:val="18"/>
                </w:rPr>
                <w:t xml:space="preserve">Significance of the indirect effect is the criterion; a significant total effect is not required</w:t>
              </w:r>
            </w:ins>
          </w:p>
        </w:tc>
      </w:tr>
    </w:tbl>
    <w:p>
      <w:pPr>
        <w:spacing w:line="240" w:lineRule="auto"/>
      </w:pPr>
    </w:p>
    <w:p>
      <w:pPr>
        <w:spacing w:after="120"/>
      </w:pPr>
      <w:r>
        <w:rPr>
          <w:rFonts w:ascii="Times New Roman" w:hAnsi="Times New Roman"/>
        </w:rPr>
        <w:t xml:space="preserve">Note. </w:t>
      </w:r>
      <w:del w:id="1763" w:author="Kiro (editorial revision)" w:date="2026-08-14T00:00:00Z">
        <w:r>
          <w:rPr>
            <w:rFonts w:ascii="Times New Roman" w:hAnsi="Times New Roman"/>
          </w:rPr>
          <w:delText xml:space="preserve">Thresholds follow Hair, Sarstedt and Ringle (2019), Sarstedt et al. (2019) and Kock and Hadaya (2018). </w:delText>
        </w:r>
      </w:del>
      <w:r>
        <w:rPr>
          <w:rFonts w:ascii="Times New Roman" w:hAnsi="Times New Roman"/>
        </w:rPr>
        <w:t xml:space="preserve">All result cells in the reporting templates remain empty until data are collected. Two </w:t>
      </w:r>
      <w:ins w:id="1764" w:author="Kiro (editorial revision)" w:date="2026-08-14T00:00:00Z">
        <w:r>
          <w:rPr>
            <w:rFonts w:ascii="Times New Roman" w:hAnsi="Times New Roman"/>
          </w:rPr>
          <w:t xml:space="preserve">criteria </w:t>
        </w:r>
      </w:ins>
      <w:r>
        <w:rPr>
          <w:rFonts w:ascii="Times New Roman" w:hAnsi="Times New Roman"/>
        </w:rPr>
        <w:t xml:space="preserve">are consequential enough to </w:t>
      </w:r>
      <w:del w:id="1765" w:author="Kiro (editorial revision)" w:date="2026-08-14T00:00:00Z">
        <w:r>
          <w:rPr>
            <w:rFonts w:ascii="Times New Roman" w:hAnsi="Times New Roman"/>
          </w:rPr>
          <w:delText xml:space="preserve">state here. </w:delText>
        </w:r>
      </w:del>
      <w:ins w:id="1766" w:author="Kiro (editorial revision)" w:date="2026-08-14T00:00:00Z">
        <w:r>
          <w:rPr>
            <w:rFonts w:ascii="Times New Roman" w:hAnsi="Times New Roman"/>
          </w:rPr>
          <w:t xml:space="preserve">restate. </w:t>
        </w:r>
      </w:ins>
      <w:r>
        <w:rPr>
          <w:rFonts w:ascii="Times New Roman" w:hAnsi="Times New Roman"/>
        </w:rPr>
        <w:t xml:space="preserve">If HTMT for the accounting–transparency or governance–integration pair reaches 0.85, the corresponding claim is withdrawn rather than defended. And interaction effect size is judged against interaction-specific benchmarks of 0.005, 0.01 and 0.025, because Cohen's main-effect benchmarks understate interactions and would make a real conditional effect look trivial. Where formative indicators conflict with statistical criteria, content validity takes precedence.</w:t>
      </w:r>
    </w:p>
    <w:p>
      <w:pPr>
        <w:spacing w:after="120"/>
        <w:rPr>
          <w:ins w:id="1768" w:author="Kiro (editorial revision)" w:date="2026-08-14T00:00:00Z"/>
        </w:rPr>
      </w:pPr>
      <w:ins w:id="1767" w:author="Kiro (editorial revision)" w:date="2026-08-14T00:00:00Z">
        <w:r>
          <w:rPr>
            <w:rFonts w:ascii="Times New Roman" w:hAnsi="Times New Roman"/>
          </w:rPr>
          <w:t xml:space="preserve">Two planned outputs deserve emphasis, because they are what convert the study from a directional claim into an actionable one. The Johnson–Neyman point identifies the governance level at which the transparency–integration relationship ceases to be significant, delivering a threshold that a policy instrument or a lead manufacturer can act on. The index of moderated mediation establishes whether the pathway from measurement to circular value creation exists at low governance quality at all; the theoretical claim is that it does not.</w:t>
        </w:r>
      </w:ins>
    </w:p>
    <w:p>
      <w:pPr>
        <w:spacing w:after="120"/>
        <w:rPr>
          <w:ins w:id="1770" w:author="Kiro (editorial revision)" w:date="2026-08-14T00:00:00Z"/>
        </w:rPr>
      </w:pPr>
      <w:ins w:id="1769" w:author="Kiro (editorial revision)" w:date="2026-08-14T00:00:00Z">
        <w:r>
          <w:rPr>
            <w:rFonts w:ascii="Times New Roman" w:hAnsi="Times New Roman"/>
          </w:rPr>
          <w:t xml:space="preserve">Common method bias is addressed procedurally — through anonymity, the change-versus-level framing separation, a scripted break and neutral item framing — and statistically through full collinearity assessment, a validated marker and measured latent marker correction. Harman's single-factor test is deliberately not used. Endogeneity is addressed through eight theoretically justified controls, of which digital traceability capability and institutional support are the principal rival explanations, together with a Gaussian copula assessment and estimation of the reversed model. The inclusion of digital traceability capability is central to the smart-production argument: if the accounting mechanism does not survive its inclusion, the correct conclusion is that circular accounting capability is a proxy for digital instrumentation rather than a distinct calculative capacity. Following Chenhall and Moers (2007), the design's limits are stated plainly: it establishes conditional association, not causation.</w:t>
        </w:r>
      </w:ins>
    </w:p>
    <w:p>
      <w:pPr>
        <w:pStyle w:val="Heading1"/>
        <w:spacing w:after="120"/>
        <w:rPr>
          <w:ins w:id="1772" w:author="Kiro (editorial revision)" w:date="2026-08-14T00:00:00Z"/>
        </w:rPr>
      </w:pPr>
      <w:ins w:id="1771" w:author="Kiro (editorial revision)" w:date="2026-08-14T00:00:00Z">
        <w:r>
          <w:rPr>
            <w:rFonts w:ascii="Times New Roman" w:hAnsi="Times New Roman"/>
          </w:rPr>
          <w:t xml:space="preserve">7. Discussion</w:t>
        </w:r>
      </w:ins>
    </w:p>
    <w:p>
      <w:pPr>
        <w:spacing w:after="120"/>
        <w:rPr>
          <w:ins w:id="1774" w:author="Kiro (editorial revision)" w:date="2026-08-14T00:00:00Z"/>
        </w:rPr>
      </w:pPr>
      <w:ins w:id="1773" w:author="Kiro (editorial revision)" w:date="2026-08-14T00:00:00Z">
        <w:r>
          <w:rPr>
            <w:rFonts w:ascii="Times New Roman" w:hAnsi="Times New Roman"/>
          </w:rPr>
          <w:t xml:space="preserve">Because the structural model is specified rather than estimated, this section discusses what the study has established — a construct, a validated instrument, a formally compared specification, and a set of falsifiable predictions — and relates each to the recent evidence base, identifying convergences and tensions that the eventual estimation will adjudicate.</w:t>
        </w:r>
      </w:ins>
    </w:p>
    <w:p>
      <w:pPr>
        <w:pStyle w:val="Heading2"/>
        <w:spacing w:after="120"/>
        <w:rPr>
          <w:ins w:id="1776" w:author="Kiro (editorial revision)" w:date="2026-08-14T00:00:00Z"/>
        </w:rPr>
      </w:pPr>
      <w:ins w:id="1775" w:author="Kiro (editorial revision)" w:date="2026-08-14T00:00:00Z">
        <w:r>
          <w:rPr>
            <w:rFonts w:ascii="Times New Roman" w:hAnsi="Times New Roman"/>
          </w:rPr>
          <w:t xml:space="preserve">7.1 What the validation establishes, and what it concedes</w:t>
        </w:r>
      </w:ins>
    </w:p>
    <w:p>
      <w:pPr>
        <w:spacing w:after="120"/>
        <w:rPr>
          <w:ins w:id="1778" w:author="Kiro (editorial revision)" w:date="2026-08-14T00:00:00Z"/>
        </w:rPr>
      </w:pPr>
      <w:ins w:id="1777" w:author="Kiro (editorial revision)" w:date="2026-08-14T00:00:00Z">
        <w:r>
          <w:rPr>
            <w:rFonts w:ascii="Times New Roman" w:hAnsi="Times New Roman"/>
          </w:rPr>
          <w:t xml:space="preserve">The three-round sequence establishes that circular accounting capability can be rated as a distinct, relevant and placeable construct by experts drawn from accounting, operations and circular-economy backgrounds, and that its most dangerous boundaries hold. The two pairs whose conflation would have invalidated the focal test — accounting capability with transparency, governance with integration — leaked 4.2 per cent and 2.1 per cent against a 20 per cent tolerance. That is a stronger discriminant result than the design anticipated, and it matters because the construct's novelty is precisely what invites the objection that it is a relabelling of environmental management accounting or of digital traceability.</w:t>
        </w:r>
      </w:ins>
    </w:p>
    <w:p>
      <w:pPr>
        <w:spacing w:after="120"/>
        <w:rPr>
          <w:ins w:id="1780" w:author="Kiro (editorial revision)" w:date="2026-08-14T00:00:00Z"/>
        </w:rPr>
      </w:pPr>
      <w:ins w:id="1779" w:author="Kiro (editorial revision)" w:date="2026-08-14T00:00:00Z">
        <w:r>
          <w:rPr>
            <w:rFonts w:ascii="Times New Roman" w:hAnsi="Times New Roman"/>
          </w:rPr>
          <w:t xml:space="preserve">Two concessions run the other way, and both are informative rather than merely regrettable. Circular accounting capability is the weakest focal scale at 0.889, below the 0.90 criterion, and it is the model's antecedent. The pattern of expert disagreement concentrated on the recovery-valuation dimension, which is the dimension for which no prior instrument exists and which the indicator literature identifies as least developed (Corona et al. 2019; Halter et al. 2025). The shortfall is therefore diagnostic of the field's state rather than of panel inattention, and it locates the priority for further item development precisely. Second, the round-one failure is attributable to a documented deviation from the pre-registered panel composition. Reporting a failed round rather than presenting only the round that succeeded is unusual, and it is what permits the causal separation in Section 5.5: composition explains the round-two gain, revision explains the round-three gain.</w:t>
        </w:r>
      </w:ins>
    </w:p>
    <w:p>
      <w:pPr>
        <w:pStyle w:val="Heading2"/>
        <w:spacing w:after="120"/>
        <w:rPr>
          <w:ins w:id="1782" w:author="Kiro (editorial revision)" w:date="2026-08-14T00:00:00Z"/>
        </w:rPr>
      </w:pPr>
      <w:ins w:id="1781" w:author="Kiro (editorial revision)" w:date="2026-08-14T00:00:00Z">
        <w:r>
          <w:rPr>
            <w:rFonts w:ascii="Times New Roman" w:hAnsi="Times New Roman"/>
          </w:rPr>
          <w:t xml:space="preserve">7.2 Convergences with recent evidence</w:t>
        </w:r>
      </w:ins>
    </w:p>
    <w:p>
      <w:pPr>
        <w:spacing w:after="120"/>
        <w:rPr>
          <w:ins w:id="1784" w:author="Kiro (editorial revision)" w:date="2026-08-14T00:00:00Z"/>
        </w:rPr>
      </w:pPr>
      <w:ins w:id="1783" w:author="Kiro (editorial revision)" w:date="2026-08-14T00:00:00Z">
        <w:r>
          <w:rPr>
            <w:rFonts w:ascii="Times New Roman" w:hAnsi="Times New Roman"/>
          </w:rPr>
          <w:t xml:space="preserve">Three convergences support the theorised mechanism.</w:t>
        </w:r>
      </w:ins>
    </w:p>
    <w:p>
      <w:pPr>
        <w:spacing w:after="120"/>
        <w:rPr>
          <w:ins w:id="1786" w:author="Kiro (editorial revision)" w:date="2026-08-14T00:00:00Z"/>
        </w:rPr>
      </w:pPr>
      <w:ins w:id="1785" w:author="Kiro (editorial revision)" w:date="2026-08-14T00:00:00Z">
        <w:r>
          <w:rPr>
            <w:rFonts w:ascii="Times New Roman" w:hAnsi="Times New Roman"/>
          </w:rPr>
          <w:t xml:space="preserve">First, the capability framing is now the dominant successful framing in the circular-and-digital production literature. Integrating circular economy with Industry 4.0 has been shown to require dynamic capability rather than technology adoption (Lu, Zhao, and Liu 2022); digital-enabled circular capabilities differ systematically by firm size, indicating that capability rather than technology carries the effect (Urueña et al. 2026); digital transformation's low-carbon effect is mediated by dynamic capabilities (Yang et al. 2023); and net-zero capabilities have been identified as the organisational condition for low-carbon operations in circular chains (Awan, Shamim, and Hannola 2025). The present study's contribution within that convergence is to identify which capability performs the sensing function and to give it an instrument.</w:t>
        </w:r>
      </w:ins>
    </w:p>
    <w:p>
      <w:pPr>
        <w:spacing w:after="120"/>
        <w:rPr>
          <w:ins w:id="1788" w:author="Kiro (editorial revision)" w:date="2026-08-14T00:00:00Z"/>
        </w:rPr>
      </w:pPr>
      <w:ins w:id="1787" w:author="Kiro (editorial revision)" w:date="2026-08-14T00:00:00Z">
        <w:r>
          <w:rPr>
            <w:rFonts w:ascii="Times New Roman" w:hAnsi="Times New Roman"/>
          </w:rPr>
          <w:t xml:space="preserve">Second, the conditional logic is corroborated in adjacent models even where it has not been named. Data-driven circular manufacturing maturity is explicitly structured so that data infrastructure is necessary but insufficient (Acerbi, Sassanelli, and Taisch 2024). Digital product passport implementation is analysed as an ecosystem-orchestration problem rather than a data problem (Agyemang et al. 2026). Digitalisation has been estimated as a moderator between supply chain efficiency and circular performance (Wang et al. 2026c), and relational governance effects on sustainability are themselves moderated by network complexity (Chowdhury et al. 2022). Decarbonisation's financial return has been shown to depend jointly on transparency and a second organisational property rather than on transparency alone (Wang et al. 2026a). Each is a different instantiation of the claim that an informational input requires a conversion condition, which is what H6b formalises and quantifies.</w:t>
        </w:r>
      </w:ins>
    </w:p>
    <w:p>
      <w:pPr>
        <w:spacing w:after="120"/>
        <w:rPr>
          <w:ins w:id="1790" w:author="Kiro (editorial revision)" w:date="2026-08-14T00:00:00Z"/>
        </w:rPr>
      </w:pPr>
      <w:ins w:id="1789" w:author="Kiro (editorial revision)" w:date="2026-08-14T00:00:00Z">
        <w:r>
          <w:rPr>
            <w:rFonts w:ascii="Times New Roman" w:hAnsi="Times New Roman"/>
          </w:rPr>
          <w:t xml:space="preserve">Third, the diagnosis of fragmentation is corroborated across settings that share the structural condition but nothing else. Information sharing in fragmented agri-industrial networks is constrained by intermediary structure rather than by technology (Obonyo, Formentini, and Ndiritu 2025). Sustainability requirements cascade through multi-tier production only where power sources permit (Marttinen and Kähkönen 2022) and where performance measurement systems exist at the supplier tier (Saunila, Ukko, and Jääskeläinen 2024). Circular networks that self-organise behave differently from planned ones (Massari, Nacchiero, and Giannoccaro 2025). Accountability failures propagate where responsibility is diffuse (Uddin, Ahmed, and Shahadat 2023). The scope condition is thus not a property of the chosen setting.</w:t>
        </w:r>
      </w:ins>
    </w:p>
    <w:p>
      <w:pPr>
        <w:pStyle w:val="Heading2"/>
        <w:spacing w:after="120"/>
        <w:rPr>
          <w:ins w:id="1792" w:author="Kiro (editorial revision)" w:date="2026-08-14T00:00:00Z"/>
        </w:rPr>
      </w:pPr>
      <w:ins w:id="1791" w:author="Kiro (editorial revision)" w:date="2026-08-14T00:00:00Z">
        <w:r>
          <w:rPr>
            <w:rFonts w:ascii="Times New Roman" w:hAnsi="Times New Roman"/>
          </w:rPr>
          <w:t xml:space="preserve">7.3 Tensions the estimation will adjudicate</w:t>
        </w:r>
      </w:ins>
    </w:p>
    <w:p>
      <w:pPr>
        <w:spacing w:after="120"/>
        <w:rPr>
          <w:ins w:id="1794" w:author="Kiro (editorial revision)" w:date="2026-08-14T00:00:00Z"/>
        </w:rPr>
      </w:pPr>
      <w:ins w:id="1793" w:author="Kiro (editorial revision)" w:date="2026-08-14T00:00:00Z">
        <w:r>
          <w:rPr>
            <w:rFonts w:ascii="Times New Roman" w:hAnsi="Times New Roman"/>
          </w:rPr>
          <w:t xml:space="preserve">Three tensions in the recent literature bear directly on the predictions, and the study is designed so that each is resolvable rather than restated.</w:t>
        </w:r>
      </w:ins>
    </w:p>
    <w:p>
      <w:pPr>
        <w:spacing w:after="120"/>
        <w:rPr>
          <w:ins w:id="1796" w:author="Kiro (editorial revision)" w:date="2026-08-14T00:00:00Z"/>
        </w:rPr>
      </w:pPr>
      <w:ins w:id="1795" w:author="Kiro (editorial revision)" w:date="2026-08-14T00:00:00Z">
        <w:r>
          <w:rPr>
            <w:rFonts w:ascii="Times New Roman" w:hAnsi="Times New Roman"/>
          </w:rPr>
          <w:t xml:space="preserve">The first concerns whether transparency is beneficial, harmful or inert. Evidence exists for all three: carbon transparency to consumers can damage the disclosing firm (Zhu, Duan, and Sarkis 2023); transparency plays a paradoxical role in the digitalisation–resilience relationship (Wang, Prajogo, and Gligor 2026b); restricted visibility can dominate full transparency in blockchain-enabled sharing (He et al. 2025); and disclosure without consequence changes nothing (Sodhi and Tang 2019). The conditional specification reconciles these results rather than adding to them: if the transparency effect is governance-contingent, then studies sampling weak-governance settings will find null or negative effects, studies sampling strong-governance settings will find positive effects, and neither is wrong. The Johnson–Neyman point is the quantity that would demonstrate this, and it is what a directional study cannot produce.</w:t>
        </w:r>
      </w:ins>
    </w:p>
    <w:p>
      <w:pPr>
        <w:spacing w:after="120"/>
        <w:rPr>
          <w:ins w:id="1798" w:author="Kiro (editorial revision)" w:date="2026-08-14T00:00:00Z"/>
        </w:rPr>
      </w:pPr>
      <w:ins w:id="1797" w:author="Kiro (editorial revision)" w:date="2026-08-14T00:00:00Z">
        <w:r>
          <w:rPr>
            <w:rFonts w:ascii="Times New Roman" w:hAnsi="Times New Roman"/>
          </w:rPr>
          <w:t xml:space="preserve">The second concerns whether digital instrumentation is sufficient. Policy has proceeded as though it were; reviews and firm-level studies suggest it is not (Chauhan, Parida, and Dhir 2022; Truant et al. 2024; Chung, Tan, and Yoshie 2025). Modelling digital traceability capability as a control rather than as the focal antecedent puts this question to a direct test: the accounting mechanism must survive the inclusion of the technology with which it is most likely to be confounded, or the paper's premise fails. That is a harder test than the literature has yet applied.</w:t>
        </w:r>
      </w:ins>
    </w:p>
    <w:p>
      <w:pPr>
        <w:spacing w:after="120"/>
        <w:rPr>
          <w:ins w:id="1800" w:author="Kiro (editorial revision)" w:date="2026-08-14T00:00:00Z"/>
        </w:rPr>
      </w:pPr>
      <w:ins w:id="1799" w:author="Kiro (editorial revision)" w:date="2026-08-14T00:00:00Z">
        <w:r>
          <w:rPr>
            <w:rFonts w:ascii="Times New Roman" w:hAnsi="Times New Roman"/>
          </w:rPr>
          <w:t xml:space="preserve">The third concerns the social dimension of circular value. Circular performance is overwhelmingly instrumented economically and environmentally, with social indicators least developed and least validated (Pitkänen et al. 2023; de Oliveira and Oliveira 2023; Blandino and Montagna 2025). The formative specification permits the dimensions to respond differently, and the theoretically interesting outcome is the asymmetric one: if economic and environmental value respond to integration while social value does not, the finding speaks to who captures the value that circularity releases in a network where bargaining power is unequal — a distributional question that material-efficiency metrics cannot pose.</w:t>
        </w:r>
      </w:ins>
    </w:p>
    <w:p>
      <w:pPr>
        <w:pStyle w:val="Heading1"/>
        <w:spacing w:after="120"/>
        <w:rPr>
          <w:ins w:id="1802" w:author="Kiro (editorial revision)" w:date="2026-08-14T00:00:00Z"/>
        </w:rPr>
      </w:pPr>
      <w:ins w:id="1801" w:author="Kiro (editorial revision)" w:date="2026-08-14T00:00:00Z">
        <w:r>
          <w:rPr>
            <w:rFonts w:ascii="Times New Roman" w:hAnsi="Times New Roman"/>
          </w:rPr>
          <w:t xml:space="preserve">8. Theoretical contributions</w:t>
        </w:r>
      </w:ins>
    </w:p>
    <w:p>
      <w:pPr>
        <w:spacing w:after="120"/>
        <w:rPr>
          <w:ins w:id="1804" w:author="Kiro (editorial revision)" w:date="2026-08-14T00:00:00Z"/>
        </w:rPr>
      </w:pPr>
      <w:ins w:id="1803" w:author="Kiro (editorial revision)" w:date="2026-08-14T00:00:00Z">
        <w:r>
          <w:rPr>
            <w:rFonts w:ascii="Times New Roman" w:hAnsi="Times New Roman"/>
          </w:rPr>
          <w:t xml:space="preserve">To the dynamic capabilities view. Dynamic capabilities theory, including its applications to accounting and to circularity, locates capability and its returns inside the firm. Where the value-creating reconfiguration crosses organisational boundaries — which is the standing condition of net-zero targets that reach beyond the factory gate — returns are relationally contingent, depending on a governance arrangement the focal actor does not control. The contribution is not that capabilities require complementary assets, which Teece (2007) states, but the identification of which asset substitutes for hierarchy under fragmentation, and a design in which its absence nullifies the capability's effect. This sharpens the capability accounts now dominant in circular and digital production research (Lu, Zhao, and Liu 2022; Urueña et al. 2026; Awan, Shamim, and Hannola 2025) by specifying the boundary within which they hold.</w:t>
        </w:r>
      </w:ins>
    </w:p>
    <w:p>
      <w:pPr>
        <w:spacing w:after="120"/>
        <w:rPr>
          <w:ins w:id="1806" w:author="Kiro (editorial revision)" w:date="2026-08-14T00:00:00Z"/>
        </w:rPr>
      </w:pPr>
      <w:ins w:id="1805" w:author="Kiro (editorial revision)" w:date="2026-08-14T00:00:00Z">
        <w:r>
          <w:rPr>
            <w:rFonts w:ascii="Times New Roman" w:hAnsi="Times New Roman"/>
          </w:rPr>
          <w:t xml:space="preserve">To operations and production management. The paper introduces a calculative layer between digital instrumentation and circular outcomes, and thereby offers an explanation for the field's unstable findings on digitalisation and sustainability. The proposition is that the smart-production literature has been estimating a three-stage mechanism as a one-stage one. Data must become a costed and valued object, and the valued object must become an allocated responsibility, before material re-routing occurs. Positioning circular accounting capability as the first conversion and governance as the second gives production research a specification in which digital adoption, calculative capacity and accountability architecture are distinguishable and separately estimable.</w:t>
        </w:r>
      </w:ins>
    </w:p>
    <w:p>
      <w:pPr>
        <w:spacing w:after="120"/>
        <w:rPr>
          <w:ins w:id="1808" w:author="Kiro (editorial revision)" w:date="2026-08-14T00:00:00Z"/>
        </w:rPr>
      </w:pPr>
      <w:ins w:id="1807" w:author="Kiro (editorial revision)" w:date="2026-08-14T00:00:00Z">
        <w:r>
          <w:rPr>
            <w:rFonts w:ascii="Times New Roman" w:hAnsi="Times New Roman"/>
          </w:rPr>
          <w:t xml:space="preserve">To circular economy research. Circular performance is predominantly measured as material or energy efficiency. This paper specifies circular value creation as a formative higher-order construct spanning economic, environmental and social value, and examines whether the mechanism differs across dimensions. It also relocates the field's central problem: Corvellec, Stowell, and Johansson (2022) criticise circular-economy research for attributing agency to "the circular economy" rather than to actors and mechanisms, and a moderated mediation model estimated at actor level with a governance contingency is a direct answer to that criticism.</w:t>
        </w:r>
      </w:ins>
    </w:p>
    <w:p>
      <w:pPr>
        <w:spacing w:after="120"/>
        <w:rPr>
          <w:ins w:id="1810" w:author="Kiro (editorial revision)" w:date="2026-08-14T00:00:00Z"/>
        </w:rPr>
      </w:pPr>
      <w:ins w:id="1809" w:author="Kiro (editorial revision)" w:date="2026-08-14T00:00:00Z">
        <w:r>
          <w:rPr>
            <w:rFonts w:ascii="Times New Roman" w:hAnsi="Times New Roman"/>
          </w:rPr>
          <w:t xml:space="preserve">To net-zero and carbon measurement research. Product and organisational carbon accounting has advanced substantially in allocating emissions within and to manufactured products (He, Qian, and Li 2023; Xiang et al. 2024; Patro et al. 2025). The contribution here is complementary and prior: it addresses the flows that fall outside every allocation base because no entity recognises them. An inter-organisational material loss is an unrecognised embodied-emission loss, and the reason it is unrecognised is not technical but calculative and jurisdictional. Framing Scope 3 as an accountability problem rather than a data problem is a distinct theoretical position, and it is testable in the form given here.</w:t>
        </w:r>
      </w:ins>
    </w:p>
    <w:p>
      <w:pPr>
        <w:spacing w:after="120"/>
        <w:rPr>
          <w:ins w:id="1812" w:author="Kiro (editorial revision)" w:date="2026-08-14T00:00:00Z"/>
        </w:rPr>
      </w:pPr>
      <w:ins w:id="1811" w:author="Kiro (editorial revision)" w:date="2026-08-14T00:00:00Z">
        <w:r>
          <w:rPr>
            <w:rFonts w:ascii="Times New Roman" w:hAnsi="Times New Roman"/>
          </w:rPr>
          <w:t xml:space="preserve">To sustainability accounting. Two claims are advanced. Accounting is the sensing apparatus of circularity: a discarded fraction becomes an economic object only when quantified and valued. And accounting's effect on circular value creation is entirely indirect and conditional — no direct path is specified, and the analysis tests whether the indirect path exists at all where governance is weak. That is a more precise proposition than "accounting supports circularity," and it specifies when investment in circular measurement is worthwhile and when it is not.</w:t>
        </w:r>
      </w:ins>
    </w:p>
    <w:p>
      <w:pPr>
        <w:spacing w:after="120"/>
      </w:pPr>
      <w:ins w:id="1813" w:author="Kiro (editorial revision)" w:date="2026-08-14T00:00:00Z">
        <w:r>
          <w:rPr>
            <w:rFonts w:ascii="Times New Roman" w:hAnsi="Times New Roman"/>
          </w:rPr>
          <w:t xml:space="preserve">To </w:t>
        </w:r>
      </w:ins>
      <w:r>
        <w:rPr>
          <w:rFonts w:ascii="Times New Roman" w:hAnsi="Times New Roman"/>
        </w:rPr>
        <w:t xml:space="preserve">governance and </w:t>
      </w:r>
      <w:del w:id="1814" w:author="Kiro (editorial revision)" w:date="2026-08-14T00:00:00Z">
        <w:r>
          <w:rPr>
            <w:rFonts w:ascii="Times New Roman" w:hAnsi="Times New Roman"/>
          </w:rPr>
          <w:delText xml:space="preserve">accountability. </w:delText>
        </w:r>
      </w:del>
      <w:ins w:id="1815" w:author="Kiro (editorial revision)" w:date="2026-08-14T00:00:00Z">
        <w:r>
          <w:rPr>
            <w:rFonts w:ascii="Times New Roman" w:hAnsi="Times New Roman"/>
          </w:rPr>
          <w:t xml:space="preserve">accountability research. </w:t>
        </w:r>
      </w:ins>
      <w:r>
        <w:rPr>
          <w:rFonts w:ascii="Times New Roman" w:hAnsi="Times New Roman"/>
        </w:rPr>
        <w:t xml:space="preserve">The literature repeatedly asserts that transparency requires verification, consequence or participation to matter. This paper specifies that assertion as a conditional relationship, </w:t>
      </w:r>
      <w:del w:id="1816" w:author="Kiro (editorial revision)" w:date="2026-08-14T00:00:00Z">
        <w:r>
          <w:rPr>
            <w:rFonts w:ascii="Times New Roman" w:hAnsi="Times New Roman"/>
          </w:rPr>
          <w:delText xml:space="preserve">quantifies </w:delText>
        </w:r>
      </w:del>
      <w:ins w:id="1817" w:author="Kiro (editorial revision)" w:date="2026-08-14T00:00:00Z">
        <w:r>
          <w:rPr>
            <w:rFonts w:ascii="Times New Roman" w:hAnsi="Times New Roman"/>
          </w:rPr>
          <w:t xml:space="preserve">provides the means to quantify </w:t>
        </w:r>
      </w:ins>
      <w:r>
        <w:rPr>
          <w:rFonts w:ascii="Times New Roman" w:hAnsi="Times New Roman"/>
        </w:rPr>
        <w:t xml:space="preserve">the threshold at which it binds, and names the diagnostic core of fragmented circularity: resource loss is nobody's account.</w:t>
      </w:r>
    </w:p>
    <w:p>
      <w:pPr>
        <w:spacing w:after="120"/>
        <w:rPr>
          <w:ins w:id="1819" w:author="Kiro (editorial revision)" w:date="2026-08-14T00:00:00Z"/>
        </w:rPr>
      </w:pPr>
      <w:ins w:id="1818" w:author="Kiro (editorial revision)" w:date="2026-08-14T00:00:00Z">
        <w:r>
          <w:rPr>
            <w:rFonts w:ascii="Times New Roman" w:hAnsi="Times New Roman"/>
          </w:rPr>
          <w:t xml:space="preserve">Methodologically. The paper supplies a replicable instrument spanning an entire fragmented production network rather than a single tier, with newly developed items identified, three rounds of validation reported in full including a failed round, a blind item-placement test of the boundaries whose failure would invalidate the focal hypothesis, a formal comparison of specification alternatives with the attenuation arithmetic made explicit, and a sample size derived against the interaction rather than the largest path. Each of these is a transferable practice for capability-and-performance research in production and operations management, where under-powered interaction tests and unreported specification searches remain common.</w:t>
        </w:r>
      </w:ins>
    </w:p>
    <w:p>
      <w:pPr>
        <w:pStyle w:val="Heading1"/>
        <w:spacing w:after="120"/>
        <w:rPr>
          <w:ins w:id="1821" w:author="Kiro (editorial revision)" w:date="2026-08-14T00:00:00Z"/>
        </w:rPr>
      </w:pPr>
      <w:ins w:id="1820" w:author="Kiro (editorial revision)" w:date="2026-08-14T00:00:00Z">
        <w:r>
          <w:rPr>
            <w:rFonts w:ascii="Times New Roman" w:hAnsi="Times New Roman"/>
          </w:rPr>
          <w:t xml:space="preserve">9. Managerial and practitioner implications</w:t>
        </w:r>
      </w:ins>
    </w:p>
    <w:p>
      <w:pPr>
        <w:spacing w:after="120"/>
        <w:rPr>
          <w:ins w:id="1823" w:author="Kiro (editorial revision)" w:date="2026-08-14T00:00:00Z"/>
        </w:rPr>
      </w:pPr>
      <w:ins w:id="1822" w:author="Kiro (editorial revision)" w:date="2026-08-14T00:00:00Z">
        <w:r>
          <w:rPr>
            <w:rFonts w:ascii="Times New Roman" w:hAnsi="Times New Roman"/>
          </w:rPr>
          <w:t xml:space="preserve">The implications below follow from the model's logic and from the validated instrument; they are stated as decision rules that become quantified once the structural estimates are available.</w:t>
        </w:r>
      </w:ins>
    </w:p>
    <w:p>
      <w:pPr>
        <w:spacing w:after="120"/>
        <w:rPr>
          <w:ins w:id="1825" w:author="Kiro (editorial revision)" w:date="2026-08-14T00:00:00Z"/>
        </w:rPr>
      </w:pPr>
      <w:ins w:id="1824" w:author="Kiro (editorial revision)" w:date="2026-08-14T00:00:00Z">
        <w:r>
          <w:rPr>
            <w:rFonts w:ascii="Times New Roman" w:hAnsi="Times New Roman"/>
          </w:rPr>
          <w:t xml:space="preserve">For manufacturing firms and production managers. Begin with calculation, not with disclosure. The instrument in Appendix A can be used as a diagnostic: an enterprise that scores highly on physical measurement but poorly on loss costing and recovery valuation has a data system and not a calculative capability, and will not convert instrumentation into recovery decisions. Practically, this means extending the cost system to recognise rejected, off-grade and residual fractions as objects with quantities, costs and forgone values, and doing so at the handover points where material leaves the firm's control — the locations that plant-bounded material flow cost accounting does not reach.</w:t>
        </w:r>
      </w:ins>
    </w:p>
    <w:p>
      <w:pPr>
        <w:spacing w:after="120"/>
        <w:rPr>
          <w:ins w:id="1827" w:author="Kiro (editorial revision)" w:date="2026-08-14T00:00:00Z"/>
        </w:rPr>
      </w:pPr>
      <w:ins w:id="1826" w:author="Kiro (editorial revision)" w:date="2026-08-14T00:00:00Z">
        <w:r>
          <w:rPr>
            <w:rFonts w:ascii="Times New Roman" w:hAnsi="Times New Roman"/>
          </w:rPr>
          <w:t xml:space="preserve">For operations and supply chain managers. Treat transparency initiatives as incomplete until responsibility is allocated. Before investing in traceability or passport infrastructure, establish who is answerable for the loss the infrastructure will reveal. The model predicts that visibility without an accountability relation produces compliance data and no material change, and the paradoxical transparency findings in the recent literature are consistent with that prediction. The sequencing rule is: allocate responsibility for losses, agree how recovered value is shared, then instrument.</w:t>
        </w:r>
      </w:ins>
    </w:p>
    <w:p>
      <w:pPr>
        <w:spacing w:after="120"/>
        <w:rPr>
          <w:ins w:id="1829" w:author="Kiro (editorial revision)" w:date="2026-08-14T00:00:00Z"/>
        </w:rPr>
      </w:pPr>
      <w:ins w:id="1828" w:author="Kiro (editorial revision)" w:date="2026-08-14T00:00:00Z">
        <w:r>
          <w:rPr>
            <w:rFonts w:ascii="Times New Roman" w:hAnsi="Times New Roman"/>
          </w:rPr>
          <w:t xml:space="preserve">For sustainability officers and ESG functions. Scope 3 inventories built from average emission factors applied to purchased quantities are structurally blind to inter-organisational loss, because the loss is not a purchase. Where a firm's abatement claim depends on upstream or midstream recovery, the inventory must be reconciled against physical loss measurement at the tiers concerned, and the capacity to produce that measurement is unevenly distributed across the supplier base. Investing in supplier calculative capability is therefore an abatement activity, not an administrative one.</w:t>
        </w:r>
      </w:ins>
    </w:p>
    <w:p>
      <w:pPr>
        <w:spacing w:after="120"/>
        <w:rPr>
          <w:ins w:id="1831" w:author="Kiro (editorial revision)" w:date="2026-08-14T00:00:00Z"/>
        </w:rPr>
      </w:pPr>
      <w:ins w:id="1830" w:author="Kiro (editorial revision)" w:date="2026-08-14T00:00:00Z">
        <w:r>
          <w:rPr>
            <w:rFonts w:ascii="Times New Roman" w:hAnsi="Times New Roman"/>
          </w:rPr>
          <w:t xml:space="preserve">For Industry 4.0 and digital transformation practitioners. The model implies a specific sequencing for smart production investment in circular applications. Sensing and traceability infrastructure raise the ceiling on what can be calculated; they do not raise calculation. A digital twin or passport programme that is not paired with a costing and valuation layer, and with an accountability architecture among the actors whose flows it makes visible, should be expected to deliver auditability without abatement. Where budgets are constrained, the marginal return is higher on the calculative and governance layers than on additional sensing.</w:t>
        </w:r>
      </w:ins>
    </w:p>
    <w:p>
      <w:pPr>
        <w:spacing w:after="120"/>
        <w:rPr>
          <w:ins w:id="1833" w:author="Kiro (editorial revision)" w:date="2026-08-14T00:00:00Z"/>
        </w:rPr>
      </w:pPr>
      <w:ins w:id="1832" w:author="Kiro (editorial revision)" w:date="2026-08-14T00:00:00Z">
        <w:r>
          <w:rPr>
            <w:rFonts w:ascii="Times New Roman" w:hAnsi="Times New Roman"/>
          </w:rPr>
          <w:t xml:space="preserve">For lead manufacturers governing dispersed supplier networks. The Johnson–Neyman threshold, once estimated, identifies the governance level below which supplier transparency programmes should not be expected to change material flows. Below that threshold the appropriate intervention is governance construction — clear loss responsibility, joint verification, participatory decision-making on how recovered value is shared, and enforceable commitments that make recovery investment safe — rather than additional information requirements. Above it, information requirements are productive.</w:t>
        </w:r>
      </w:ins>
    </w:p>
    <w:p>
      <w:pPr>
        <w:spacing w:after="120"/>
        <w:rPr>
          <w:ins w:id="1835" w:author="Kiro (editorial revision)" w:date="2026-08-14T00:00:00Z"/>
        </w:rPr>
      </w:pPr>
      <w:ins w:id="1834" w:author="Kiro (editorial revision)" w:date="2026-08-14T00:00:00Z">
        <w:r>
          <w:rPr>
            <w:rFonts w:ascii="Times New Roman" w:hAnsi="Times New Roman"/>
          </w:rPr>
          <w:t xml:space="preserve">For producer organisations, cooperatives and shared-facility operators. These bodies are the practical governance vehicles in fragmented networks. The model identifies their circular function precisely: they can hold responsibility for aggregate loss, verify what members report, and make the sharing of recovered value negotiable, which is what enables members to invest in recovery. Their circular value is therefore governance provision, not only market access, and their performance should be measured accordingly.</w:t>
        </w:r>
      </w:ins>
    </w:p>
    <w:p>
      <w:pPr>
        <w:spacing w:after="120"/>
        <w:rPr>
          <w:ins w:id="1837" w:author="Kiro (editorial revision)" w:date="2026-08-14T00:00:00Z"/>
        </w:rPr>
      </w:pPr>
      <w:ins w:id="1836" w:author="Kiro (editorial revision)" w:date="2026-08-14T00:00:00Z">
        <w:r>
          <w:rPr>
            <w:rFonts w:ascii="Times New Roman" w:hAnsi="Times New Roman"/>
          </w:rPr>
          <w:t xml:space="preserve">For technology and service providers. The commercial implication is that the addressable gap is the calculative layer. Traceability platforms that terminate at item-level data leave their customers unable to answer the question that drives a recovery decision — what is this loss worth, and what would recovery cost — and platforms that close that gap, and that support multi-party responsibility allocation, address a need the current market under-serves.</w:t>
        </w:r>
      </w:ins>
    </w:p>
    <w:p>
      <w:pPr>
        <w:pStyle w:val="Heading1"/>
        <w:spacing w:after="120"/>
        <w:rPr>
          <w:ins w:id="1839" w:author="Kiro (editorial revision)" w:date="2026-08-14T00:00:00Z"/>
        </w:rPr>
      </w:pPr>
      <w:ins w:id="1838" w:author="Kiro (editorial revision)" w:date="2026-08-14T00:00:00Z">
        <w:r>
          <w:rPr>
            <w:rFonts w:ascii="Times New Roman" w:hAnsi="Times New Roman"/>
          </w:rPr>
          <w:t xml:space="preserve">10. Sustainability implications</w:t>
        </w:r>
      </w:ins>
    </w:p>
    <w:p>
      <w:pPr>
        <w:spacing w:after="120"/>
        <w:rPr>
          <w:ins w:id="1841" w:author="Kiro (editorial revision)" w:date="2026-08-14T00:00:00Z"/>
        </w:rPr>
      </w:pPr>
      <w:ins w:id="1840" w:author="Kiro (editorial revision)" w:date="2026-08-14T00:00:00Z">
        <w:r>
          <w:rPr>
            <w:rFonts w:ascii="Times New Roman" w:hAnsi="Times New Roman"/>
          </w:rPr>
          <w:t xml:space="preserve">The study's sustainability contribution is infrastructural. It concerns the conditions under which circular and low-carbon intentions become measurable, attributable and therefore actionable in production networks, and it is set out below against the objectives the Special Issue addresses.</w:t>
        </w:r>
      </w:ins>
    </w:p>
    <w:p>
      <w:pPr>
        <w:spacing w:after="120"/>
        <w:rPr>
          <w:ins w:id="1843" w:author="Kiro (editorial revision)" w:date="2026-08-14T00:00:00Z"/>
        </w:rPr>
      </w:pPr>
      <w:ins w:id="1842" w:author="Kiro (editorial revision)" w:date="2026-08-14T00:00:00Z">
        <w:r>
          <w:rPr>
            <w:rFonts w:ascii="Times New Roman" w:hAnsi="Times New Roman"/>
          </w:rPr>
          <w:t xml:space="preserve">Net-zero manufacturing and carbon neutrality. The material fraction that leaves a production network unrecorded carries embodied emissions that leave with it. Because the loss is recognised by no entity, its emissions appear in no inventory, and abatement targets are consequently set on a base that omits them. The framework identifies the mechanism by which those quantities become computable — actor-level calculative capability — and the condition under which computing them changes behaviour — allocated accountability. On this account, credible net-zero manufacturing requires calculative capacity distributed across the network rather than concentrated in the reporting entity, which is a different implementation programme from the one that current disclosure regimes imply.</w:t>
        </w:r>
      </w:ins>
    </w:p>
    <w:p>
      <w:pPr>
        <w:spacing w:after="120"/>
        <w:rPr>
          <w:ins w:id="1845" w:author="Kiro (editorial revision)" w:date="2026-08-14T00:00:00Z"/>
        </w:rPr>
      </w:pPr>
      <w:ins w:id="1844" w:author="Kiro (editorial revision)" w:date="2026-08-14T00:00:00Z">
        <w:r>
          <w:rPr>
            <w:rFonts w:ascii="Times New Roman" w:hAnsi="Times New Roman"/>
          </w:rPr>
          <w:t xml:space="preserve">Circular economy and waste reduction. The study reframes waste reduction as a calculative and jurisdictional problem before it is a technological one. Where a discarded fraction has no quantity, no cost and no owner, no recovery decision can be made about it, however available the recovery technology. Making the fraction visible, valued and owed is the precondition for slowing, closing and narrowing loops in a network that no single actor controls.</w:t>
        </w:r>
      </w:ins>
    </w:p>
    <w:p>
      <w:pPr>
        <w:spacing w:after="120"/>
        <w:rPr>
          <w:ins w:id="1847" w:author="Kiro (editorial revision)" w:date="2026-08-14T00:00:00Z"/>
        </w:rPr>
      </w:pPr>
      <w:ins w:id="1846" w:author="Kiro (editorial revision)" w:date="2026-08-14T00:00:00Z">
        <w:r>
          <w:rPr>
            <w:rFonts w:ascii="Times New Roman" w:hAnsi="Times New Roman"/>
          </w:rPr>
          <w:t xml:space="preserve">Resource efficiency and material productivity. Because circular accounting capability is specified to include recovery valuation, it supports comparison between recovering a fraction and the alternative use of the same capacity. That comparison is what turns resource efficiency from an aspiration into an investment appraisal, and it is precisely what plant-bounded costing cannot support for flows that cross the boundary.</w:t>
        </w:r>
      </w:ins>
    </w:p>
    <w:p>
      <w:pPr>
        <w:spacing w:after="120"/>
        <w:rPr>
          <w:ins w:id="1849" w:author="Kiro (editorial revision)" w:date="2026-08-14T00:00:00Z"/>
        </w:rPr>
      </w:pPr>
      <w:ins w:id="1848" w:author="Kiro (editorial revision)" w:date="2026-08-14T00:00:00Z">
        <w:r>
          <w:rPr>
            <w:rFonts w:ascii="Times New Roman" w:hAnsi="Times New Roman"/>
          </w:rPr>
          <w:t xml:space="preserve">Sustainable industrial ecosystems. The framework treats the network, not the firm, as the unit at which circular value is created, and identifies governance as the ecosystem property that determines whether it is created. This gives industrial-symbiosis and shared-facility arrangements a testable performance mechanism: their contribution is the accountability architecture they supply, and their circular output should be attributed to that.</w:t>
        </w:r>
      </w:ins>
    </w:p>
    <w:p>
      <w:pPr>
        <w:spacing w:after="120"/>
        <w:rPr>
          <w:ins w:id="1851" w:author="Kiro (editorial revision)" w:date="2026-08-14T00:00:00Z"/>
        </w:rPr>
      </w:pPr>
      <w:ins w:id="1850" w:author="Kiro (editorial revision)" w:date="2026-08-14T00:00:00Z">
        <w:r>
          <w:rPr>
            <w:rFonts w:ascii="Times New Roman" w:hAnsi="Times New Roman"/>
          </w:rPr>
          <w:t xml:space="preserve">Social sustainability and just transition. The formative specification of circular value creation includes a social dimension covering the distribution of recovered value, and the model permits the dimensions to respond differently. This makes distributional failure an observable outcome rather than an assumption. In fragmented networks the actors best placed to observe losses are frequently those with least bargaining power, and a circular transition that raises aggregate recovery while concentrating its returns is a possibility the design can detect and most circularity metrics cannot.</w:t>
        </w:r>
      </w:ins>
    </w:p>
    <w:p>
      <w:pPr>
        <w:spacing w:after="120"/>
        <w:rPr>
          <w:ins w:id="1853" w:author="Kiro (editorial revision)" w:date="2026-08-14T00:00:00Z"/>
        </w:rPr>
      </w:pPr>
      <w:ins w:id="1852" w:author="Kiro (editorial revision)" w:date="2026-08-14T00:00:00Z">
        <w:r>
          <w:rPr>
            <w:rFonts w:ascii="Times New Roman" w:hAnsi="Times New Roman"/>
          </w:rPr>
          <w:t xml:space="preserve">Sustainable Development Goals. The contribution maps to SDG 12 most directly, through the measurement of material loss and recovery that Target 12.3 and Target 12.5 presuppose; to SDG 9, through the resource efficiency and upgrading of small-scale industrial enterprises under Target 9.4; to SDG 13, through the emissions embodied in unrecorded loss; and to SDG 8 and SDG 2 in the specific setting, through the incomes and food loss associated with the recovered fraction. The mapping is deliberately conservative: the study contributes measurement and accountability infrastructure for these targets, not abatement itself.</w:t>
        </w:r>
      </w:ins>
    </w:p>
    <w:p>
      <w:pPr>
        <w:pStyle w:val="Heading1"/>
        <w:spacing w:after="120"/>
        <w:rPr>
          <w:ins w:id="1855" w:author="Kiro (editorial revision)" w:date="2026-08-14T00:00:00Z"/>
        </w:rPr>
      </w:pPr>
      <w:ins w:id="1854" w:author="Kiro (editorial revision)" w:date="2026-08-14T00:00:00Z">
        <w:r>
          <w:rPr>
            <w:rFonts w:ascii="Times New Roman" w:hAnsi="Times New Roman"/>
          </w:rPr>
          <w:t xml:space="preserve">11. Policy implications</w:t>
        </w:r>
      </w:ins>
    </w:p>
    <w:p>
      <w:pPr>
        <w:spacing w:after="120"/>
        <w:rPr>
          <w:ins w:id="1857" w:author="Kiro (editorial revision)" w:date="2026-08-14T00:00:00Z"/>
        </w:rPr>
      </w:pPr>
      <w:ins w:id="1856" w:author="Kiro (editorial revision)" w:date="2026-08-14T00:00:00Z">
        <w:r>
          <w:rPr>
            <w:rFonts w:ascii="Times New Roman" w:hAnsi="Times New Roman"/>
          </w:rPr>
          <w:t xml:space="preserve">The policy implication concerns sequencing, and it is the study's sharpest practical claim.</w:t>
        </w:r>
      </w:ins>
    </w:p>
    <w:p>
      <w:pPr>
        <w:spacing w:after="120"/>
        <w:rPr>
          <w:ins w:id="1859" w:author="Kiro (editorial revision)" w:date="2026-08-14T00:00:00Z"/>
        </w:rPr>
      </w:pPr>
      <w:ins w:id="1858" w:author="Kiro (editorial revision)" w:date="2026-08-14T00:00:00Z">
        <w:r>
          <w:rPr>
            <w:rFonts w:ascii="Times New Roman" w:hAnsi="Times New Roman"/>
          </w:rPr>
          <w:t xml:space="preserve">Measurement mandates and transparency requirements. Instruments from sustainability reporting directives to digital product passports rest on the premise that visibility changes behaviour. If governance is the conversion mechanism, then where responsibility for loss is unallocated such requirements will generate compliance without circular value. The recommendation is not to weaken transparency requirements but to pair them with responsibility allocation and enforcement capacity, and to sequence them: allocate, then require. A transparency mandate imposed on a network below the governance threshold should be expected to produce reporting cost without abatement, and evaluating such instruments on disclosure completeness rather than on material outcomes will conceal that.</w:t>
        </w:r>
      </w:ins>
    </w:p>
    <w:p>
      <w:pPr>
        <w:spacing w:after="120"/>
        <w:rPr>
          <w:ins w:id="1861" w:author="Kiro (editorial revision)" w:date="2026-08-14T00:00:00Z"/>
        </w:rPr>
      </w:pPr>
      <w:ins w:id="1860" w:author="Kiro (editorial revision)" w:date="2026-08-14T00:00:00Z">
        <w:r>
          <w:rPr>
            <w:rFonts w:ascii="Times New Roman" w:hAnsi="Times New Roman"/>
          </w:rPr>
          <w:t xml:space="preserve">Industrial decarbonisation policy. Scope 3 obligations should be understood as obligations to construct quantities that do not currently exist, distributed across actors of very unequal calculative capacity. Policy that assumes the numbers are available and merely unreported will produce estimates built from average factors, which are structurally insensitive to precisely the loss reduction the policy seeks. Supporting calculative capability at the small and medium-sized supplier tier is therefore an abatement instrument, and a low-cost one relative to sensing infrastructure.</w:t>
        </w:r>
      </w:ins>
    </w:p>
    <w:p>
      <w:pPr>
        <w:spacing w:after="120"/>
        <w:rPr>
          <w:ins w:id="1863" w:author="Kiro (editorial revision)" w:date="2026-08-14T00:00:00Z"/>
        </w:rPr>
      </w:pPr>
      <w:ins w:id="1862" w:author="Kiro (editorial revision)" w:date="2026-08-14T00:00:00Z">
        <w:r>
          <w:rPr>
            <w:rFonts w:ascii="Times New Roman" w:hAnsi="Times New Roman"/>
          </w:rPr>
          <w:t xml:space="preserve">Circular economy policy and extended producer responsibility. Extended producer responsibility is, in the terms of this model, an instrument that allocates accountability for a flow that would otherwise be nobody's account (Tong et al. 2024; Jin et al. 2024). The framework predicts that its effect on circular outcomes will be strongest where informational capability already exists and weakest where it does not, which implies that responsibility allocation and measurement support are complements rather than alternatives. Extending such schemes to fragmented, informal-intermediary segments requires attention to who can actually compute the quantities on which liability is assessed.</w:t>
        </w:r>
      </w:ins>
    </w:p>
    <w:p>
      <w:pPr>
        <w:spacing w:after="120"/>
        <w:rPr>
          <w:ins w:id="1865" w:author="Kiro (editorial revision)" w:date="2026-08-14T00:00:00Z"/>
        </w:rPr>
      </w:pPr>
      <w:ins w:id="1864" w:author="Kiro (editorial revision)" w:date="2026-08-14T00:00:00Z">
        <w:r>
          <w:rPr>
            <w:rFonts w:ascii="Times New Roman" w:hAnsi="Times New Roman"/>
          </w:rPr>
          <w:t xml:space="preserve">Carbon border adjustment and trade instruments. Border adjustment mechanisms transmit carbon obligations to producers in jurisdictions where entity-level calculative capacity is thinnest, and where the affected producers are frequently unincorporated. The analysis implies that the binding constraint on compliance will be calculative rather than technological, and that transitional support should be directed accordingly. Analytical work on cross-regional carbon pricing (Hua et al. 2024) can be extended with this constraint made explicit.</w:t>
        </w:r>
      </w:ins>
    </w:p>
    <w:p>
      <w:pPr>
        <w:spacing w:after="120"/>
        <w:rPr>
          <w:ins w:id="1867" w:author="Kiro (editorial revision)" w:date="2026-08-14T00:00:00Z"/>
        </w:rPr>
      </w:pPr>
      <w:ins w:id="1866" w:author="Kiro (editorial revision)" w:date="2026-08-14T00:00:00Z">
        <w:r>
          <w:rPr>
            <w:rFonts w:ascii="Times New Roman" w:hAnsi="Times New Roman"/>
          </w:rPr>
          <w:t xml:space="preserve">Industrial regulators and standard setters. Two specific recommendations follow. First, loss and recovery categories should be codified so that they can be recognised consistently across actors in a network; codifiability is what permits cross-boundary coordination, and it is a public good that no individual actor will supply. Second, digital product passport and traceability standards should specify not only the data carried but the responsibility relations the data implies, since an ecosystem-orchestration problem cannot be solved by a data schema alone (Agyemang et al. 2026; Gosling et al. 2026).</w:t>
        </w:r>
      </w:ins>
    </w:p>
    <w:p>
      <w:pPr>
        <w:spacing w:after="120"/>
        <w:rPr>
          <w:ins w:id="1869" w:author="Kiro (editorial revision)" w:date="2026-08-14T00:00:00Z"/>
        </w:rPr>
      </w:pPr>
      <w:ins w:id="1868" w:author="Kiro (editorial revision)" w:date="2026-08-14T00:00:00Z">
        <w:r>
          <w:rPr>
            <w:rFonts w:ascii="Times New Roman" w:hAnsi="Times New Roman"/>
          </w:rPr>
          <w:t xml:space="preserve">Manufacturing associations, cooperatives and sustainability agencies. Intermediary bodies are the practical route to both conversions in fragmented networks. They can supply codified loss categories and shared measurement services at a scale individual small enterprises cannot, and they can hold the accountability relations that make transparency productive. Programme design should treat these as a single intervention rather than as separate measurement and governance initiatives.</w:t>
        </w:r>
      </w:ins>
    </w:p>
    <w:p>
      <w:pPr>
        <w:spacing w:after="120"/>
        <w:rPr>
          <w:ins w:id="1871" w:author="Kiro (editorial revision)" w:date="2026-08-14T00:00:00Z"/>
        </w:rPr>
      </w:pPr>
      <w:ins w:id="1870" w:author="Kiro (editorial revision)" w:date="2026-08-14T00:00:00Z">
        <w:r>
          <w:rPr>
            <w:rFonts w:ascii="Times New Roman" w:hAnsi="Times New Roman"/>
          </w:rPr>
          <w:t xml:space="preserve">A note on where the premise can be tested. Where circularity regulation supplies governance exogenously and near-uniformly, the conditional relationship is difficult to observe for want of variance. A mature disclosure regime is therefore a poor place to test the premise on which its own instruments rest, which is a substantive reason for studying fragmented settings rather than a concession about them.</w:t>
        </w:r>
      </w:ins>
    </w:p>
    <w:p>
      <w:pPr>
        <w:pStyle w:val="Heading1"/>
        <w:spacing w:after="120"/>
        <w:rPr>
          <w:ins w:id="1873" w:author="Kiro (editorial revision)" w:date="2026-08-14T00:00:00Z"/>
        </w:rPr>
      </w:pPr>
      <w:ins w:id="1872" w:author="Kiro (editorial revision)" w:date="2026-08-14T00:00:00Z">
        <w:r>
          <w:rPr>
            <w:rFonts w:ascii="Times New Roman" w:hAnsi="Times New Roman"/>
          </w:rPr>
          <w:t xml:space="preserve">12. Limitations and future research</w:t>
        </w:r>
      </w:ins>
    </w:p>
    <w:p>
      <w:pPr>
        <w:spacing w:after="120"/>
        <w:rPr>
          <w:ins w:id="1875" w:author="Kiro (editorial revision)" w:date="2026-08-14T00:00:00Z"/>
        </w:rPr>
      </w:pPr>
      <w:ins w:id="1874" w:author="Kiro (editorial revision)" w:date="2026-08-14T00:00:00Z">
        <w:r>
          <w:rPr>
            <w:rFonts w:ascii="Times New Roman" w:hAnsi="Times New Roman"/>
          </w:rPr>
          <w:t xml:space="preserve">The limitations are stated in order of severity, and each is paired with the research that would address it.</w:t>
        </w:r>
      </w:ins>
    </w:p>
    <w:p>
      <w:pPr>
        <w:spacing w:after="120"/>
        <w:rPr>
          <w:ins w:id="1877" w:author="Kiro (editorial revision)" w:date="2026-08-14T00:00:00Z"/>
        </w:rPr>
      </w:pPr>
      <w:ins w:id="1876" w:author="Kiro (editorial revision)" w:date="2026-08-14T00:00:00Z">
        <w:r>
          <w:rPr>
            <w:rFonts w:ascii="Times New Roman" w:hAnsi="Times New Roman"/>
          </w:rPr>
          <w:t xml:space="preserve">The most consequential limitation is that the structural model is specified but not estimated. The empirical content of this paper is the construct development and the three-round expert validation; every structural claim is a prediction with a stated failure condition. The immediate priority is estimation on primary data from a single production season against the pre-registered protocol in Section 6, with all three failure conditions reported whichever way they fall.</w:t>
        </w:r>
      </w:ins>
    </w:p>
    <w:p>
      <w:pPr>
        <w:spacing w:after="120"/>
        <w:rPr>
          <w:ins w:id="1879" w:author="Kiro (editorial revision)" w:date="2026-08-14T00:00:00Z"/>
        </w:rPr>
      </w:pPr>
      <w:ins w:id="1878" w:author="Kiro (editorial revision)" w:date="2026-08-14T00:00:00Z">
        <w:r>
          <w:rPr>
            <w:rFonts w:ascii="Times New Roman" w:hAnsi="Times New Roman"/>
          </w:rPr>
          <w:t xml:space="preserve">The cross-sectional design supports conditional association rather than causation (Chenhall and Moers 2007). A longitudinal panel across seasons is the principal design improvement, and it would additionally permit the reverse-causal question — whether transparency slowly restructures governance, as the structural reading of Gereffi, Humphrey, and Sturgeon (2005) implies over longer horizons — to be examined rather than assumed away.</w:t>
        </w:r>
      </w:ins>
    </w:p>
    <w:p>
      <w:pPr>
        <w:spacing w:after="120"/>
        <w:rPr>
          <w:ins w:id="1881" w:author="Kiro (editorial revision)" w:date="2026-08-14T00:00:00Z"/>
        </w:rPr>
      </w:pPr>
      <w:ins w:id="1880" w:author="Kiro (editorial revision)" w:date="2026-08-14T00:00:00Z">
        <w:r>
          <w:rPr>
            <w:rFonts w:ascii="Times New Roman" w:hAnsi="Times New Roman"/>
          </w:rPr>
          <w:t xml:space="preserve">Measurement is single-informant and largely perceptual. The objective-indicator subsample mitigates but does not eliminate this, and because enterprises able to produce records are those with higher accounting capability, that check is itself conditional. A dyadic design with matched producer–buyer pairs would be superior for the governance constructs but is not feasible where intermediary relationships are informal and often deliberately opaque — which is the condition under study.</w:t>
        </w:r>
      </w:ins>
    </w:p>
    <w:p>
      <w:pPr>
        <w:spacing w:after="120"/>
        <w:rPr>
          <w:ins w:id="1883" w:author="Kiro (editorial revision)" w:date="2026-08-14T00:00:00Z"/>
        </w:rPr>
      </w:pPr>
      <w:ins w:id="1882" w:author="Kiro (editorial revision)" w:date="2026-08-14T00:00:00Z">
        <w:r>
          <w:rPr>
            <w:rFonts w:ascii="Times New Roman" w:hAnsi="Times New Roman"/>
          </w:rPr>
          <w:t xml:space="preserve">Sampling is non-probability, so variable distributions are not generalisable and the generalisability claim is theoretical rather than statistical.</w:t>
        </w:r>
      </w:ins>
    </w:p>
    <w:p>
      <w:pPr>
        <w:spacing w:after="120"/>
        <w:rPr>
          <w:ins w:id="1885" w:author="Kiro (editorial revision)" w:date="2026-08-14T00:00:00Z"/>
        </w:rPr>
      </w:pPr>
      <w:ins w:id="1884" w:author="Kiro (editorial revision)" w:date="2026-08-14T00:00:00Z">
        <w:r>
          <w:rPr>
            <w:rFonts w:ascii="Times New Roman" w:hAnsi="Times New Roman"/>
          </w:rPr>
          <w:t xml:space="preserve">Ten items are newly developed, and after three rounds of validation content validity meets the scale-level criterion with three qualifications carrying forward, as Section 5.5 reports: two control items and one marker item were never revised and remain below threshold; circular accounting capability, the model's antecedent, is the weakest focal scale at 0.889; and the placement task was not repeated after twelve items were reworded. A confirmatory placement round is the cheapest remaining improvement.</w:t>
        </w:r>
      </w:ins>
    </w:p>
    <w:p>
      <w:pPr>
        <w:spacing w:after="120"/>
        <w:rPr>
          <w:ins w:id="1887" w:author="Kiro (editorial revision)" w:date="2026-08-14T00:00:00Z"/>
        </w:rPr>
      </w:pPr>
      <w:ins w:id="1886" w:author="Kiro (editorial revision)" w:date="2026-08-14T00:00:00Z">
        <w:r>
          <w:rPr>
            <w:rFonts w:ascii="Times New Roman" w:hAnsi="Times New Roman"/>
          </w:rPr>
          <w:t xml:space="preserve">The instrument measures material and monetary flows, not emissions. This is the most important substantive limitation for the net-zero agenda and it is deliberate: adding carbon items after three completed validation rounds would invalidate the reported content-validity statistics. The environmental dimension of circular value creation therefore proxies avoided loss rather than measured avoided emissions. Extending the instrument with explicitly carbon-denominated items — embodied emissions per tonne recovered, avoided emissions attributable to redirected flows — and revalidating is the single highest-value instrument development the framework invites, and it would connect the model directly to the product-level carbon accounting literature (He, Qian, and Li 2023; Xiang et al. 2024).</w:t>
        </w:r>
      </w:ins>
    </w:p>
    <w:p>
      <w:pPr>
        <w:spacing w:after="120"/>
        <w:rPr>
          <w:ins w:id="1889" w:author="Kiro (editorial revision)" w:date="2026-08-14T00:00:00Z"/>
        </w:rPr>
      </w:pPr>
      <w:ins w:id="1888" w:author="Kiro (editorial revision)" w:date="2026-08-14T00:00:00Z">
        <w:r>
          <w:rPr>
            <w:rFonts w:ascii="Times New Roman" w:hAnsi="Times New Roman"/>
          </w:rPr>
          <w:t xml:space="preserve">The social dimension rests on the least developed indicator literature (Pitkänen et al. 2023; Blandino and Montagna 2025), and its measurement should be regarded as provisional.</w:t>
        </w:r>
      </w:ins>
    </w:p>
    <w:p>
      <w:pPr>
        <w:spacing w:after="120"/>
        <w:rPr>
          <w:ins w:id="1891" w:author="Kiro (editorial revision)" w:date="2026-08-14T00:00:00Z"/>
        </w:rPr>
      </w:pPr>
      <w:ins w:id="1890" w:author="Kiro (editorial revision)" w:date="2026-08-14T00:00:00Z">
        <w:r>
          <w:rPr>
            <w:rFonts w:ascii="Times New Roman" w:hAnsi="Times New Roman"/>
          </w:rPr>
          <w:t xml:space="preserve">Digital traceability capability is modelled as a control rather than as a structural variable. This is the right conservative choice for a first test, but it forecloses the question of how the technical and calculative layers interact. A three-way specification in which digital capability, calculative capability and governance jointly determine circular reconfiguration is the natural extension, and it would give the socio-technical argument in Section 3.4 a full test rather than a partial one.</w:t>
        </w:r>
      </w:ins>
    </w:p>
    <w:p>
      <w:pPr>
        <w:spacing w:after="120"/>
        <w:rPr>
          <w:ins w:id="1893" w:author="Kiro (editorial revision)" w:date="2026-08-14T00:00:00Z"/>
        </w:rPr>
      </w:pPr>
      <w:ins w:id="1892" w:author="Kiro (editorial revision)" w:date="2026-08-14T00:00:00Z">
        <w:r>
          <w:rPr>
            <w:rFonts w:ascii="Times New Roman" w:hAnsi="Times New Roman"/>
          </w:rPr>
          <w:t xml:space="preserve">Beyond these, six research directions follow from the framework.</w:t>
        </w:r>
      </w:ins>
    </w:p>
    <w:p>
      <w:pPr>
        <w:spacing w:after="120"/>
        <w:rPr>
          <w:ins w:id="1895" w:author="Kiro (editorial revision)" w:date="2026-08-14T00:00:00Z"/>
        </w:rPr>
      </w:pPr>
      <w:ins w:id="1894" w:author="Kiro (editorial revision)" w:date="2026-08-14T00:00:00Z">
        <w:r>
          <w:rPr>
            <w:rFonts w:ascii="Times New Roman" w:hAnsi="Times New Roman"/>
          </w:rPr>
          <w:t xml:space="preserve">Artificial intelligence and automated calculation. If the binding constraint is calculative rather than sensing capacity, then machine learning applied to loss estimation and recovery valuation — inferring costed loss from process data without a formal cost system — could substitute for capability that small enterprises lack. Whether automated calculation reproduces the behavioural effects of developed calculative capability, or merely its outputs, is an open and consequential question (Jackson et al. 2024; Zheng et al. 2025; Wu 2026).</w:t>
        </w:r>
      </w:ins>
    </w:p>
    <w:p>
      <w:pPr>
        <w:spacing w:after="120"/>
        <w:rPr>
          <w:ins w:id="1897" w:author="Kiro (editorial revision)" w:date="2026-08-14T00:00:00Z"/>
        </w:rPr>
      </w:pPr>
      <w:ins w:id="1896" w:author="Kiro (editorial revision)" w:date="2026-08-14T00:00:00Z">
        <w:r>
          <w:rPr>
            <w:rFonts w:ascii="Times New Roman" w:hAnsi="Times New Roman"/>
          </w:rPr>
          <w:t xml:space="preserve">Digital twins and simulated recovery appraisal. Digital twins have been implemented for performance improvement in process industries including food manufacturing (Maheshwari et al. 2022), and they offer a route to appraising recovery options before committing assets. Coupling a twin to the recovery-valuation dimension of circular accounting capability would test whether simulation reduces the safeguarding costs that governance otherwise addresses.</w:t>
        </w:r>
      </w:ins>
    </w:p>
    <w:p>
      <w:pPr>
        <w:spacing w:after="120"/>
        <w:rPr>
          <w:ins w:id="1899" w:author="Kiro (editorial revision)" w:date="2026-08-14T00:00:00Z"/>
        </w:rPr>
      </w:pPr>
      <w:ins w:id="1898" w:author="Kiro (editorial revision)" w:date="2026-08-14T00:00:00Z">
        <w:r>
          <w:rPr>
            <w:rFonts w:ascii="Times New Roman" w:hAnsi="Times New Roman"/>
          </w:rPr>
          <w:t xml:space="preserve">Industrial internet-of-things instrumentation at handover points. The model locates the critical unmeasured flows at inter-organisational boundaries. Instrumentation designed for those points, rather than for the interior of processes, is an underdeveloped design problem with direct implications for Scope 3 measurement.</w:t>
        </w:r>
      </w:ins>
    </w:p>
    <w:p>
      <w:pPr>
        <w:spacing w:after="120"/>
        <w:rPr>
          <w:ins w:id="1901" w:author="Kiro (editorial revision)" w:date="2026-08-14T00:00:00Z"/>
        </w:rPr>
      </w:pPr>
      <w:ins w:id="1900" w:author="Kiro (editorial revision)" w:date="2026-08-14T00:00:00Z">
        <w:r>
          <w:rPr>
            <w:rFonts w:ascii="Times New Roman" w:hAnsi="Times New Roman"/>
          </w:rPr>
          <w:t xml:space="preserve">Industry 5.0 and the human dimension. The human-centric, resilient and sustainable framing of Industry 5.0 (Leng et al. 2026; Karmaker et al. 2023; de Mendonça Santos et al. 2026) intersects the present model at the social dimension of circular value and at the informant-level nature of calculative capability. Who in a small enterprise performs the calculation, and how automation reallocates that work, is a socio-technical question the framework can accommodate.</w:t>
        </w:r>
      </w:ins>
    </w:p>
    <w:p>
      <w:pPr>
        <w:spacing w:after="120"/>
        <w:rPr>
          <w:ins w:id="1903" w:author="Kiro (editorial revision)" w:date="2026-08-14T00:00:00Z"/>
        </w:rPr>
      </w:pPr>
      <w:ins w:id="1902" w:author="Kiro (editorial revision)" w:date="2026-08-14T00:00:00Z">
        <w:r>
          <w:rPr>
            <w:rFonts w:ascii="Times New Roman" w:hAnsi="Times New Roman"/>
          </w:rPr>
          <w:t xml:space="preserve">Circular and carbon accounting across other fragmented production systems. The model applies unchanged to textile recovery, construction and demolition waste, and electronics, and fails only where hierarchy performs the coordination. Replication in a non-agricultural fragmented network, and in a vertically integrated setting where the conditional effect should attenuate toward zero, would test the scope condition directly rather than asserting it.</w:t>
        </w:r>
      </w:ins>
    </w:p>
    <w:p>
      <w:pPr>
        <w:spacing w:after="120"/>
        <w:rPr>
          <w:ins w:id="1905" w:author="Kiro (editorial revision)" w:date="2026-08-14T00:00:00Z"/>
        </w:rPr>
      </w:pPr>
      <w:ins w:id="1904" w:author="Kiro (editorial revision)" w:date="2026-08-14T00:00:00Z">
        <w:r>
          <w:rPr>
            <w:rFonts w:ascii="Times New Roman" w:hAnsi="Times New Roman"/>
          </w:rPr>
          <w:t xml:space="preserve">Green innovation and sustainable manufacturing ecosystems. Whether circular accounting capability contributes to green innovation as well as to recovery — that is, whether valuing losses changes what firms design rather than only what they retain — connects the framework to the eco-innovation and green-innovation literatures (Triguero and Córcoles 2025; Shahzad, Ben Zaied, and Zhang 2026; Mehmood et al. 2024) and would extend it from recovery to prevention.</w:t>
        </w:r>
      </w:ins>
    </w:p>
    <w:p>
      <w:pPr>
        <w:pStyle w:val="Heading1"/>
        <w:spacing w:after="120"/>
        <w:rPr>
          <w:ins w:id="1907" w:author="Kiro (editorial revision)" w:date="2026-08-14T00:00:00Z"/>
        </w:rPr>
      </w:pPr>
      <w:ins w:id="1906" w:author="Kiro (editorial revision)" w:date="2026-08-14T00:00:00Z">
        <w:r>
          <w:rPr>
            <w:rFonts w:ascii="Times New Roman" w:hAnsi="Times New Roman"/>
          </w:rPr>
          <w:t xml:space="preserve">13. Conclusion</w:t>
        </w:r>
      </w:ins>
    </w:p>
    <w:p>
      <w:pPr>
        <w:spacing w:after="120"/>
        <w:rPr>
          <w:ins w:id="1909" w:author="Kiro (editorial revision)" w:date="2026-08-14T00:00:00Z"/>
        </w:rPr>
      </w:pPr>
      <w:ins w:id="1908" w:author="Kiro (editorial revision)" w:date="2026-08-14T00:00:00Z">
        <w:r>
          <w:rPr>
            <w:rFonts w:ascii="Times New Roman" w:hAnsi="Times New Roman"/>
          </w:rPr>
          <w:t xml:space="preserve">Net-zero manufacturing is a vision expressed in quantities, and its realisation depends on two conversions that the vision itself does not supply. Someone must compute the quantities, and someone must be answerable for them.</w:t>
        </w:r>
      </w:ins>
    </w:p>
    <w:p>
      <w:pPr>
        <w:spacing w:after="120"/>
      </w:pPr>
      <w:del w:id="1910" w:author="Kiro (editorial revision)" w:date="2026-08-14T00:00:00Z">
        <w:r>
          <w:rPr>
            <w:rFonts w:ascii="Times New Roman" w:hAnsi="Times New Roman"/>
          </w:rPr>
          <w:delText xml:space="preserve">Circularity is often framed as a technological or behavioural problem. </w:delText>
        </w:r>
      </w:del>
      <w:r>
        <w:rPr>
          <w:rFonts w:ascii="Times New Roman" w:hAnsi="Times New Roman"/>
        </w:rPr>
        <w:t xml:space="preserve">This paper </w:t>
      </w:r>
      <w:del w:id="1911" w:author="Kiro (editorial revision)" w:date="2026-08-14T00:00:00Z">
        <w:r>
          <w:rPr>
            <w:rFonts w:ascii="Times New Roman" w:hAnsi="Times New Roman"/>
          </w:rPr>
          <w:delText xml:space="preserve">argues it </w:delText>
        </w:r>
      </w:del>
      <w:ins w:id="1912" w:author="Kiro (editorial revision)" w:date="2026-08-14T00:00:00Z">
        <w:r>
          <w:rPr>
            <w:rFonts w:ascii="Times New Roman" w:hAnsi="Times New Roman"/>
          </w:rPr>
          <w:t xml:space="preserve">has argued that circularity in fragmented production networks </w:t>
        </w:r>
      </w:ins>
      <w:r>
        <w:rPr>
          <w:rFonts w:ascii="Times New Roman" w:hAnsi="Times New Roman"/>
        </w:rPr>
        <w:t xml:space="preserve">is substantially a calculative and </w:t>
      </w:r>
      <w:ins w:id="1913" w:author="Kiro (editorial revision)" w:date="2026-08-14T00:00:00Z">
        <w:r>
          <w:rPr>
            <w:rFonts w:ascii="Times New Roman" w:hAnsi="Times New Roman"/>
          </w:rPr>
          <w:t xml:space="preserve">an </w:t>
        </w:r>
      </w:ins>
      <w:r>
        <w:rPr>
          <w:rFonts w:ascii="Times New Roman" w:hAnsi="Times New Roman"/>
        </w:rPr>
        <w:t xml:space="preserve">accountability problem, and that the two are related in a testable way. Accounting is what makes a resource loop visible: until a discarded fraction is quantified and valued it is not an opportunity but an </w:t>
      </w:r>
      <w:del w:id="1914" w:author="Kiro (editorial revision)" w:date="2026-08-14T00:00:00Z">
        <w:r>
          <w:rPr>
            <w:rFonts w:ascii="Times New Roman" w:hAnsi="Times New Roman"/>
          </w:rPr>
          <w:delText xml:space="preserve">absence. </w:delText>
        </w:r>
      </w:del>
      <w:ins w:id="1915" w:author="Kiro (editorial revision)" w:date="2026-08-14T00:00:00Z">
        <w:r>
          <w:rPr>
            <w:rFonts w:ascii="Times New Roman" w:hAnsi="Times New Roman"/>
          </w:rPr>
          <w:t xml:space="preserve">absence, and no volume of sensor data alters that. </w:t>
        </w:r>
      </w:ins>
      <w:r>
        <w:rPr>
          <w:rFonts w:ascii="Times New Roman" w:hAnsi="Times New Roman"/>
        </w:rPr>
        <w:t xml:space="preserve">Yet visibility is not self-executing. In a </w:t>
      </w:r>
      <w:del w:id="1916" w:author="Kiro (editorial revision)" w:date="2026-08-14T00:00:00Z">
        <w:r>
          <w:rPr>
            <w:rFonts w:ascii="Times New Roman" w:hAnsi="Times New Roman"/>
          </w:rPr>
          <w:delText xml:space="preserve">firm </w:delText>
        </w:r>
      </w:del>
      <w:ins w:id="1917" w:author="Kiro (editorial revision)" w:date="2026-08-14T00:00:00Z">
        <w:r>
          <w:rPr>
            <w:rFonts w:ascii="Times New Roman" w:hAnsi="Times New Roman"/>
          </w:rPr>
          <w:t xml:space="preserve">firm, </w:t>
        </w:r>
      </w:ins>
      <w:r>
        <w:rPr>
          <w:rFonts w:ascii="Times New Roman" w:hAnsi="Times New Roman"/>
        </w:rPr>
        <w:t xml:space="preserve">hierarchy converts information into action; in a fragmented </w:t>
      </w:r>
      <w:del w:id="1918" w:author="Kiro (editorial revision)" w:date="2026-08-14T00:00:00Z">
        <w:r>
          <w:rPr>
            <w:rFonts w:ascii="Times New Roman" w:hAnsi="Times New Roman"/>
          </w:rPr>
          <w:delText xml:space="preserve">chain </w:delText>
        </w:r>
      </w:del>
      <w:ins w:id="1919" w:author="Kiro (editorial revision)" w:date="2026-08-14T00:00:00Z">
        <w:r>
          <w:rPr>
            <w:rFonts w:ascii="Times New Roman" w:hAnsi="Times New Roman"/>
          </w:rPr>
          <w:t xml:space="preserve">network </w:t>
        </w:r>
      </w:ins>
      <w:r>
        <w:rPr>
          <w:rFonts w:ascii="Times New Roman" w:hAnsi="Times New Roman"/>
        </w:rPr>
        <w:t xml:space="preserve">there is no hierarchy, and what converts information into action is </w:t>
      </w:r>
      <w:del w:id="1920" w:author="Kiro (editorial revision)" w:date="2026-08-14T00:00:00Z">
        <w:r>
          <w:rPr>
            <w:rFonts w:ascii="Times New Roman" w:hAnsi="Times New Roman"/>
          </w:rPr>
          <w:delText xml:space="preserve">governance: </w:delText>
        </w:r>
      </w:del>
      <w:ins w:id="1921" w:author="Kiro (editorial revision)" w:date="2026-08-14T00:00:00Z">
        <w:r>
          <w:rPr>
            <w:rFonts w:ascii="Times New Roman" w:hAnsi="Times New Roman"/>
          </w:rPr>
          <w:t xml:space="preserve">governance — </w:t>
        </w:r>
      </w:ins>
      <w:r>
        <w:rPr>
          <w:rFonts w:ascii="Times New Roman" w:hAnsi="Times New Roman"/>
        </w:rPr>
        <w:t xml:space="preserve">responsibility for what is lost, monitoring of what was agreed, participation by those who share the gains, and enforceability of the commitments that justify </w:t>
      </w:r>
      <w:del w:id="1922" w:author="Kiro (editorial revision)" w:date="2026-08-14T00:00:00Z">
        <w:r>
          <w:rPr>
            <w:rFonts w:ascii="Times New Roman" w:hAnsi="Times New Roman"/>
          </w:rPr>
          <w:delText xml:space="preserve">investment.</w:delText>
        </w:r>
      </w:del>
      <w:ins w:id="1923" w:author="Kiro (editorial revision)" w:date="2026-08-14T00:00:00Z">
        <w:r>
          <w:rPr>
            <w:rFonts w:ascii="Times New Roman" w:hAnsi="Times New Roman"/>
          </w:rPr>
          <w:t xml:space="preserve">investment in recovery assets.</w:t>
        </w:r>
      </w:ins>
    </w:p>
    <w:p>
      <w:pPr>
        <w:spacing w:after="120"/>
        <w:rPr>
          <w:ins w:id="1925" w:author="Kiro (editorial revision)" w:date="2026-08-14T00:00:00Z"/>
        </w:rPr>
      </w:pPr>
      <w:ins w:id="1924" w:author="Kiro (editorial revision)" w:date="2026-08-14T00:00:00Z">
        <w:r>
          <w:rPr>
            <w:rFonts w:ascii="Times New Roman" w:hAnsi="Times New Roman"/>
          </w:rPr>
          <w:t xml:space="preserve">The paper contributes an operationalisation of circular accounting capability at the inter-organisational level, an instrument validated across three rounds and reported in full including a failed round, a formal rejection of the specifications a reader would otherwise propose, and a pre-registrable protocol powered against the interaction rather than the largest path. It makes the central argument falsifiable: the pathway from measurement through transparency to circular value creation is predicted to exist only above a threshold of governance quality, and the analysis that would locate that threshold is specified in advance. If the prediction fails, the account reduces to an additive capability bundle and should be abandoned; that condition is stated before the data are collected.</w:t>
        </w:r>
      </w:ins>
    </w:p>
    <w:p>
      <w:pPr>
        <w:spacing w:after="120"/>
        <w:rPr>
          <w:ins w:id="1927" w:author="Kiro (editorial revision)" w:date="2026-08-14T00:00:00Z"/>
        </w:rPr>
      </w:pPr>
      <w:ins w:id="1926" w:author="Kiro (editorial revision)" w:date="2026-08-14T00:00:00Z">
        <w:r>
          <w:rPr>
            <w:rFonts w:ascii="Times New Roman" w:hAnsi="Times New Roman"/>
          </w:rPr>
          <w:t xml:space="preserve">The contribution of production and operations research to industrial decarbonisation will not be exhausted by extending sensing or disclosure. What is measured must also be owed by someone to someone, with consequence. In fragmented manufacturing networks, accounting produces the visibility that circularity requires; governance determines whether that visibility does any work.</w:t>
        </w:r>
      </w:ins>
    </w:p>
    <w:p>
      <w:pPr>
        <w:pStyle w:val="Heading1"/>
        <w:spacing w:after="120"/>
      </w:pPr>
      <w:r>
        <w:rPr>
          <w:rFonts w:ascii="Times New Roman" w:hAnsi="Times New Roman"/>
        </w:rPr>
        <w:t xml:space="preserve">Declarations</w:t>
      </w:r>
    </w:p>
    <w:p>
      <w:pPr>
        <w:spacing w:after="120"/>
      </w:pPr>
      <w:r>
        <w:rPr>
          <w:rFonts w:ascii="Times New Roman" w:hAnsi="Times New Roman"/>
        </w:rPr>
        <w:t xml:space="preserve">The author(s) acknowledge the use of generative AI tools to enhance the linguistic quality and readability of this manuscript. These tools were employed solely to improve spelling, grammar and overall clarity, based on the original content created by the author(s). The author(s) take full responsibility for the original content, interpretations and conclusions presented in this work.</w:t>
      </w:r>
    </w:p>
    <w:p>
      <w:pPr>
        <w:spacing w:after="120"/>
        <w:rPr>
          <w:ins w:id="1929" w:author="Kiro (editorial revision)" w:date="2026-08-14T00:00:00Z"/>
        </w:rPr>
      </w:pPr>
      <w:ins w:id="1928" w:author="Kiro (editorial revision)" w:date="2026-08-14T00:00:00Z">
        <w:r>
          <w:rPr>
            <w:rFonts w:ascii="Times New Roman" w:hAnsi="Times New Roman"/>
          </w:rPr>
          <w:t xml:space="preserve">Disclosure statement. No potential conflict of interest was reported by the author(s).</w:t>
        </w:r>
      </w:ins>
    </w:p>
    <w:p>
      <w:pPr>
        <w:spacing w:after="120"/>
        <w:rPr>
          <w:ins w:id="1931" w:author="Kiro (editorial revision)" w:date="2026-08-14T00:00:00Z"/>
        </w:rPr>
      </w:pPr>
      <w:ins w:id="1930" w:author="Kiro (editorial revision)" w:date="2026-08-14T00:00:00Z">
        <w:r>
          <w:rPr>
            <w:rFonts w:ascii="Times New Roman" w:hAnsi="Times New Roman"/>
          </w:rPr>
          <w:t xml:space="preserve">Data availability statement. The expert-panel ratings, the item-level scoring script and the full instrument that support the findings of this study are available on request from the corresponding author.</w:t>
        </w:r>
      </w:ins>
    </w:p>
    <w:p>
      <w:pPr>
        <w:pStyle w:val="Heading1"/>
        <w:spacing w:after="120"/>
      </w:pPr>
      <w:r>
        <w:rPr>
          <w:rFonts w:ascii="Times New Roman" w:hAnsi="Times New Roman"/>
        </w:rPr>
        <w:t xml:space="preserve">References</w:t>
      </w:r>
    </w:p>
    <w:p>
      <w:pPr>
        <w:spacing w:after="120"/>
        <w:rPr>
          <w:ins w:id="1933" w:author="Kiro (editorial revision)" w:date="2026-08-14T00:00:00Z"/>
        </w:rPr>
      </w:pPr>
      <w:ins w:id="1932" w:author="Kiro (editorial revision)" w:date="2026-08-14T00:00:00Z">
        <w:r>
          <w:rPr>
            <w:rFonts w:ascii="Times New Roman" w:hAnsi="Times New Roman"/>
          </w:rPr>
          <w:t xml:space="preserve">Abdul-Hamid, A.-Q., M. H. Ali, L. H. Osman, M.-L. Tseng, and M. K. Lim. 2022. "Industry 4.0 Quasi-Effect between Circular Economy and Sustainability: Palm Oil Industry." International Journal of Production Economics 253: 108616.</w:t>
        </w:r>
      </w:ins>
    </w:p>
    <w:p>
      <w:pPr>
        <w:spacing w:after="120"/>
        <w:rPr>
          <w:ins w:id="1935" w:author="Kiro (editorial revision)" w:date="2026-08-14T00:00:00Z"/>
        </w:rPr>
      </w:pPr>
      <w:ins w:id="1934" w:author="Kiro (editorial revision)" w:date="2026-08-14T00:00:00Z">
        <w:r>
          <w:rPr>
            <w:rFonts w:ascii="Times New Roman" w:hAnsi="Times New Roman"/>
          </w:rPr>
          <w:t xml:space="preserve">Acerbi, F., C. Sassanelli, and M. Taisch. 2024. "A Maturity Model Enhancing Data-Driven Circular Manufacturing." Production Planning &amp; Control 36 (7): 970–988.</w:t>
        </w:r>
      </w:ins>
    </w:p>
    <w:p>
      <w:pPr>
        <w:spacing w:after="120"/>
      </w:pPr>
      <w:r>
        <w:rPr>
          <w:rFonts w:ascii="Times New Roman" w:hAnsi="Times New Roman"/>
        </w:rPr>
        <w:t xml:space="preserve">Adams, </w:t>
      </w:r>
      <w:del w:id="1936" w:author="Kiro (editorial revision)" w:date="2026-08-14T00:00:00Z">
        <w:r>
          <w:rPr>
            <w:rFonts w:ascii="Times New Roman" w:hAnsi="Times New Roman"/>
          </w:rPr>
          <w:delText xml:space="preserve">K.T., </w:delText>
        </w:r>
      </w:del>
      <w:ins w:id="1937" w:author="Kiro (editorial revision)" w:date="2026-08-14T00:00:00Z">
        <w:r>
          <w:rPr>
            <w:rFonts w:ascii="Times New Roman" w:hAnsi="Times New Roman"/>
          </w:rPr>
          <w:t xml:space="preserve">K. T., M. </w:t>
        </w:r>
      </w:ins>
      <w:r>
        <w:rPr>
          <w:rFonts w:ascii="Times New Roman" w:hAnsi="Times New Roman"/>
        </w:rPr>
        <w:t xml:space="preserve">Osmani, </w:t>
      </w:r>
      <w:del w:id="1938" w:author="Kiro (editorial revision)" w:date="2026-08-14T00:00:00Z">
        <w:r>
          <w:rPr>
            <w:rFonts w:ascii="Times New Roman" w:hAnsi="Times New Roman"/>
          </w:rPr>
          <w:delText xml:space="preserve">M., </w:delText>
        </w:r>
      </w:del>
      <w:ins w:id="1939" w:author="Kiro (editorial revision)" w:date="2026-08-14T00:00:00Z">
        <w:r>
          <w:rPr>
            <w:rFonts w:ascii="Times New Roman" w:hAnsi="Times New Roman"/>
          </w:rPr>
          <w:t xml:space="preserve">T. </w:t>
        </w:r>
      </w:ins>
      <w:r>
        <w:rPr>
          <w:rFonts w:ascii="Times New Roman" w:hAnsi="Times New Roman"/>
        </w:rPr>
        <w:t xml:space="preserve">Thorpe, </w:t>
      </w:r>
      <w:del w:id="1940" w:author="Kiro (editorial revision)" w:date="2026-08-14T00:00:00Z">
        <w:r>
          <w:rPr>
            <w:rFonts w:ascii="Times New Roman" w:hAnsi="Times New Roman"/>
          </w:rPr>
          <w:delText xml:space="preserve">T. </w:delText>
        </w:r>
      </w:del>
      <w:r>
        <w:rPr>
          <w:rFonts w:ascii="Times New Roman" w:hAnsi="Times New Roman"/>
        </w:rPr>
        <w:t xml:space="preserve">and </w:t>
      </w:r>
      <w:del w:id="1941" w:author="Kiro (editorial revision)" w:date="2026-08-14T00:00:00Z">
        <w:r>
          <w:rPr>
            <w:rFonts w:ascii="Times New Roman" w:hAnsi="Times New Roman"/>
          </w:rPr>
          <w:delText xml:space="preserve">Thornback, </w:delText>
        </w:r>
      </w:del>
      <w:r>
        <w:rPr>
          <w:rFonts w:ascii="Times New Roman" w:hAnsi="Times New Roman"/>
        </w:rPr>
        <w:t xml:space="preserve">J. </w:t>
      </w:r>
      <w:del w:id="1942" w:author="Kiro (editorial revision)" w:date="2026-08-14T00:00:00Z">
        <w:r>
          <w:rPr>
            <w:rFonts w:ascii="Times New Roman" w:hAnsi="Times New Roman"/>
          </w:rPr>
          <w:delText xml:space="preserve">(2017), </w:delText>
        </w:r>
      </w:del>
      <w:ins w:id="1943" w:author="Kiro (editorial revision)" w:date="2026-08-14T00:00:00Z">
        <w:r>
          <w:rPr>
            <w:rFonts w:ascii="Times New Roman" w:hAnsi="Times New Roman"/>
          </w:rPr>
          <w:t xml:space="preserve">Thornback. 2017. </w:t>
        </w:r>
      </w:ins>
      <w:r>
        <w:rPr>
          <w:rFonts w:ascii="Times New Roman" w:hAnsi="Times New Roman"/>
        </w:rPr>
        <w:t xml:space="preserve">"Circular Economy in Construction: Current Awareness, Challenges and </w:t>
      </w:r>
      <w:del w:id="1944" w:author="Kiro (editorial revision)" w:date="2026-08-14T00:00:00Z">
        <w:r>
          <w:rPr>
            <w:rFonts w:ascii="Times New Roman" w:hAnsi="Times New Roman"/>
          </w:rPr>
          <w:delText xml:space="preserve">enablers", </w:delText>
        </w:r>
      </w:del>
      <w:ins w:id="1945" w:author="Kiro (editorial revision)" w:date="2026-08-14T00:00:00Z">
        <w:r>
          <w:rPr>
            <w:rFonts w:ascii="Times New Roman" w:hAnsi="Times New Roman"/>
          </w:rPr>
          <w:t xml:space="preserve">Enablers." </w:t>
        </w:r>
      </w:ins>
      <w:r>
        <w:rPr>
          <w:rFonts w:ascii="Times New Roman" w:hAnsi="Times New Roman"/>
        </w:rPr>
        <w:t xml:space="preserve">Proceedings of the Institution of Civil Engineers </w:t>
      </w:r>
      <w:del w:id="1946" w:author="Kiro (editorial revision)" w:date="2026-08-14T00:00:00Z">
        <w:r>
          <w:rPr>
            <w:rFonts w:ascii="Times New Roman" w:hAnsi="Times New Roman"/>
          </w:rPr>
          <w:delText xml:space="preserve">- </w:delText>
        </w:r>
      </w:del>
      <w:ins w:id="1947" w:author="Kiro (editorial revision)" w:date="2026-08-14T00:00:00Z">
        <w:r>
          <w:rPr>
            <w:rFonts w:ascii="Times New Roman" w:hAnsi="Times New Roman"/>
          </w:rPr>
          <w:t xml:space="preserve">– </w:t>
        </w:r>
      </w:ins>
      <w:r>
        <w:rPr>
          <w:rFonts w:ascii="Times New Roman" w:hAnsi="Times New Roman"/>
        </w:rPr>
        <w:t xml:space="preserve">Waste and Resource </w:t>
      </w:r>
      <w:del w:id="1948" w:author="Kiro (editorial revision)" w:date="2026-08-14T00:00:00Z">
        <w:r>
          <w:rPr>
            <w:rFonts w:ascii="Times New Roman" w:hAnsi="Times New Roman"/>
          </w:rPr>
          <w:delText xml:space="preserve">Management, Vol. 170, No. 1, pp. </w:delText>
        </w:r>
      </w:del>
      <w:ins w:id="1949" w:author="Kiro (editorial revision)" w:date="2026-08-14T00:00:00Z">
        <w:r>
          <w:rPr>
            <w:rFonts w:ascii="Times New Roman" w:hAnsi="Times New Roman"/>
          </w:rPr>
          <w:t xml:space="preserve">Management 170 (1): </w:t>
        </w:r>
      </w:ins>
      <w:r>
        <w:rPr>
          <w:rFonts w:ascii="Times New Roman" w:hAnsi="Times New Roman"/>
        </w:rPr>
        <w:t xml:space="preserve">15–24.</w:t>
      </w:r>
    </w:p>
    <w:p>
      <w:pPr>
        <w:spacing w:after="120"/>
        <w:rPr>
          <w:ins w:id="1951" w:author="Kiro (editorial revision)" w:date="2026-08-14T00:00:00Z"/>
        </w:rPr>
      </w:pPr>
      <w:ins w:id="1950" w:author="Kiro (editorial revision)" w:date="2026-08-14T00:00:00Z">
        <w:r>
          <w:rPr>
            <w:rFonts w:ascii="Times New Roman" w:hAnsi="Times New Roman"/>
          </w:rPr>
          <w:t xml:space="preserve">Adhi Santharm, B., and U. Ramanathan. 2022. "Supply Chain Transparency for Sustainability – An Intervention-Based Research Approach." International Journal of Operations &amp; Production Management 42 (7): 995–1021.</w:t>
        </w:r>
      </w:ins>
    </w:p>
    <w:p>
      <w:pPr>
        <w:spacing w:after="120"/>
        <w:rPr>
          <w:ins w:id="1953" w:author="Kiro (editorial revision)" w:date="2026-08-14T00:00:00Z"/>
        </w:rPr>
      </w:pPr>
      <w:ins w:id="1952" w:author="Kiro (editorial revision)" w:date="2026-08-14T00:00:00Z">
        <w:r>
          <w:rPr>
            <w:rFonts w:ascii="Times New Roman" w:hAnsi="Times New Roman"/>
          </w:rPr>
          <w:t xml:space="preserve">Agyemang, M., D. Faibil, R. Asante, and C. Iodice. 2026. "Practising Digital Product Passport for Circular Supply Chain: Ecosystem Orchestration Perspective." Business Strategy and the Environment, in press.</w:t>
        </w:r>
      </w:ins>
    </w:p>
    <w:p>
      <w:pPr>
        <w:spacing w:after="120"/>
      </w:pPr>
      <w:r>
        <w:rPr>
          <w:rFonts w:ascii="Times New Roman" w:hAnsi="Times New Roman"/>
        </w:rPr>
        <w:t xml:space="preserve">Anderson, </w:t>
      </w:r>
      <w:del w:id="1954" w:author="Kiro (editorial revision)" w:date="2026-08-14T00:00:00Z">
        <w:r>
          <w:rPr>
            <w:rFonts w:ascii="Times New Roman" w:hAnsi="Times New Roman"/>
          </w:rPr>
          <w:delText xml:space="preserve">J.C. </w:delText>
        </w:r>
      </w:del>
      <w:ins w:id="1955" w:author="Kiro (editorial revision)" w:date="2026-08-14T00:00:00Z">
        <w:r>
          <w:rPr>
            <w:rFonts w:ascii="Times New Roman" w:hAnsi="Times New Roman"/>
          </w:rPr>
          <w:t xml:space="preserve">J. C., </w:t>
        </w:r>
      </w:ins>
      <w:r>
        <w:rPr>
          <w:rFonts w:ascii="Times New Roman" w:hAnsi="Times New Roman"/>
        </w:rPr>
        <w:t xml:space="preserve">and </w:t>
      </w:r>
      <w:del w:id="1956" w:author="Kiro (editorial revision)" w:date="2026-08-14T00:00:00Z">
        <w:r>
          <w:rPr>
            <w:rFonts w:ascii="Times New Roman" w:hAnsi="Times New Roman"/>
          </w:rPr>
          <w:delText xml:space="preserve">Gerbing, D.W. (1991), </w:delText>
        </w:r>
      </w:del>
      <w:ins w:id="1957" w:author="Kiro (editorial revision)" w:date="2026-08-14T00:00:00Z">
        <w:r>
          <w:rPr>
            <w:rFonts w:ascii="Times New Roman" w:hAnsi="Times New Roman"/>
          </w:rPr>
          <w:t xml:space="preserve">D. W. Gerbing. 1991. </w:t>
        </w:r>
      </w:ins>
      <w:r>
        <w:rPr>
          <w:rFonts w:ascii="Times New Roman" w:hAnsi="Times New Roman"/>
        </w:rPr>
        <w:t xml:space="preserve">"Predicting the Performance of Measures in a Confirmatory Factor Analysis with a Pretest Assessment of Their Substantive </w:t>
      </w:r>
      <w:del w:id="1958" w:author="Kiro (editorial revision)" w:date="2026-08-14T00:00:00Z">
        <w:r>
          <w:rPr>
            <w:rFonts w:ascii="Times New Roman" w:hAnsi="Times New Roman"/>
          </w:rPr>
          <w:delText xml:space="preserve">validities", </w:delText>
        </w:r>
      </w:del>
      <w:ins w:id="1959" w:author="Kiro (editorial revision)" w:date="2026-08-14T00:00:00Z">
        <w:r>
          <w:rPr>
            <w:rFonts w:ascii="Times New Roman" w:hAnsi="Times New Roman"/>
          </w:rPr>
          <w:t xml:space="preserve">Validities." </w:t>
        </w:r>
      </w:ins>
      <w:r>
        <w:rPr>
          <w:rFonts w:ascii="Times New Roman" w:hAnsi="Times New Roman"/>
        </w:rPr>
        <w:t xml:space="preserve">Journal of Applied </w:t>
      </w:r>
      <w:del w:id="1960" w:author="Kiro (editorial revision)" w:date="2026-08-14T00:00:00Z">
        <w:r>
          <w:rPr>
            <w:rFonts w:ascii="Times New Roman" w:hAnsi="Times New Roman"/>
          </w:rPr>
          <w:delText xml:space="preserve">Psychology, Vol. </w:delText>
        </w:r>
      </w:del>
      <w:ins w:id="1961" w:author="Kiro (editorial revision)" w:date="2026-08-14T00:00:00Z">
        <w:r>
          <w:rPr>
            <w:rFonts w:ascii="Times New Roman" w:hAnsi="Times New Roman"/>
          </w:rPr>
          <w:t xml:space="preserve">Psychology </w:t>
        </w:r>
      </w:ins>
      <w:r>
        <w:rPr>
          <w:rFonts w:ascii="Times New Roman" w:hAnsi="Times New Roman"/>
        </w:rPr>
        <w:t xml:space="preserve">76 </w:t>
      </w:r>
      <w:del w:id="1962" w:author="Kiro (editorial revision)" w:date="2026-08-14T00:00:00Z">
        <w:r>
          <w:rPr>
            <w:rFonts w:ascii="Times New Roman" w:hAnsi="Times New Roman"/>
          </w:rPr>
          <w:delText xml:space="preserve">No. 5, pp. </w:delText>
        </w:r>
      </w:del>
      <w:ins w:id="1963" w:author="Kiro (editorial revision)" w:date="2026-08-14T00:00:00Z">
        <w:r>
          <w:rPr>
            <w:rFonts w:ascii="Times New Roman" w:hAnsi="Times New Roman"/>
          </w:rPr>
          <w:t xml:space="preserve">(5): </w:t>
        </w:r>
      </w:ins>
      <w:r>
        <w:rPr>
          <w:rFonts w:ascii="Times New Roman" w:hAnsi="Times New Roman"/>
        </w:rPr>
        <w:t xml:space="preserve">732–740.</w:t>
      </w:r>
    </w:p>
    <w:p>
      <w:pPr>
        <w:spacing w:after="120"/>
      </w:pPr>
      <w:r>
        <w:rPr>
          <w:rFonts w:ascii="Times New Roman" w:hAnsi="Times New Roman"/>
        </w:rPr>
        <w:t xml:space="preserve">Aranda-Usón, A., </w:t>
      </w:r>
      <w:ins w:id="1964" w:author="Kiro (editorial revision)" w:date="2026-08-14T00:00:00Z">
        <w:r>
          <w:rPr>
            <w:rFonts w:ascii="Times New Roman" w:hAnsi="Times New Roman"/>
          </w:rPr>
          <w:t xml:space="preserve">S. </w:t>
        </w:r>
      </w:ins>
      <w:r>
        <w:rPr>
          <w:rFonts w:ascii="Times New Roman" w:hAnsi="Times New Roman"/>
        </w:rPr>
        <w:t xml:space="preserve">Scarpellini, </w:t>
      </w:r>
      <w:del w:id="1965" w:author="Kiro (editorial revision)" w:date="2026-08-14T00:00:00Z">
        <w:r>
          <w:rPr>
            <w:rFonts w:ascii="Times New Roman" w:hAnsi="Times New Roman"/>
          </w:rPr>
          <w:delText xml:space="preserve">S. </w:delText>
        </w:r>
      </w:del>
      <w:r>
        <w:rPr>
          <w:rFonts w:ascii="Times New Roman" w:hAnsi="Times New Roman"/>
        </w:rPr>
        <w:t xml:space="preserve">and </w:t>
      </w:r>
      <w:del w:id="1966" w:author="Kiro (editorial revision)" w:date="2026-08-14T00:00:00Z">
        <w:r>
          <w:rPr>
            <w:rFonts w:ascii="Times New Roman" w:hAnsi="Times New Roman"/>
          </w:rPr>
          <w:delText xml:space="preserve">Moneva, J.M. (2024), </w:delText>
        </w:r>
      </w:del>
      <w:ins w:id="1967" w:author="Kiro (editorial revision)" w:date="2026-08-14T00:00:00Z">
        <w:r>
          <w:rPr>
            <w:rFonts w:ascii="Times New Roman" w:hAnsi="Times New Roman"/>
          </w:rPr>
          <w:t xml:space="preserve">J. M. Moneva. 2024. </w:t>
        </w:r>
      </w:ins>
      <w:r>
        <w:rPr>
          <w:rFonts w:ascii="Times New Roman" w:hAnsi="Times New Roman"/>
        </w:rPr>
        <w:t xml:space="preserve">"Dynamic Capabilities for a 'Circular Accounting' and Material Flows in a Circular </w:t>
      </w:r>
      <w:del w:id="1968" w:author="Kiro (editorial revision)" w:date="2026-08-14T00:00:00Z">
        <w:r>
          <w:rPr>
            <w:rFonts w:ascii="Times New Roman" w:hAnsi="Times New Roman"/>
          </w:rPr>
          <w:delText xml:space="preserve">economy", </w:delText>
        </w:r>
      </w:del>
      <w:ins w:id="1969" w:author="Kiro (editorial revision)" w:date="2026-08-14T00:00:00Z">
        <w:r>
          <w:rPr>
            <w:rFonts w:ascii="Times New Roman" w:hAnsi="Times New Roman"/>
          </w:rPr>
          <w:t xml:space="preserve">Economy." </w:t>
        </w:r>
      </w:ins>
      <w:r>
        <w:rPr>
          <w:rFonts w:ascii="Times New Roman" w:hAnsi="Times New Roman"/>
        </w:rPr>
        <w:t xml:space="preserve">Resources, Conservation and </w:t>
      </w:r>
      <w:del w:id="1970" w:author="Kiro (editorial revision)" w:date="2026-08-14T00:00:00Z">
        <w:r>
          <w:rPr>
            <w:rFonts w:ascii="Times New Roman" w:hAnsi="Times New Roman"/>
          </w:rPr>
          <w:delText xml:space="preserve">Recycling, Vol. 209, pp. </w:delText>
        </w:r>
      </w:del>
      <w:ins w:id="1971" w:author="Kiro (editorial revision)" w:date="2026-08-14T00:00:00Z">
        <w:r>
          <w:rPr>
            <w:rFonts w:ascii="Times New Roman" w:hAnsi="Times New Roman"/>
          </w:rPr>
          <w:t xml:space="preserve">Recycling 209: </w:t>
        </w:r>
      </w:ins>
      <w:r>
        <w:rPr>
          <w:rFonts w:ascii="Times New Roman" w:hAnsi="Times New Roman"/>
        </w:rPr>
        <w:t xml:space="preserve">107756.</w:t>
      </w:r>
    </w:p>
    <w:p>
      <w:pPr>
        <w:spacing w:after="120"/>
      </w:pPr>
      <w:r>
        <w:rPr>
          <w:rFonts w:ascii="Times New Roman" w:hAnsi="Times New Roman"/>
        </w:rPr>
        <w:t xml:space="preserve">Aureli, S., </w:t>
      </w:r>
      <w:ins w:id="1972" w:author="Kiro (editorial revision)" w:date="2026-08-14T00:00:00Z">
        <w:r>
          <w:rPr>
            <w:rFonts w:ascii="Times New Roman" w:hAnsi="Times New Roman"/>
          </w:rPr>
          <w:t xml:space="preserve">E. </w:t>
        </w:r>
      </w:ins>
      <w:r>
        <w:rPr>
          <w:rFonts w:ascii="Times New Roman" w:hAnsi="Times New Roman"/>
        </w:rPr>
        <w:t xml:space="preserve">Foschi, </w:t>
      </w:r>
      <w:del w:id="1973" w:author="Kiro (editorial revision)" w:date="2026-08-14T00:00:00Z">
        <w:r>
          <w:rPr>
            <w:rFonts w:ascii="Times New Roman" w:hAnsi="Times New Roman"/>
          </w:rPr>
          <w:delText xml:space="preserve">E. </w:delText>
        </w:r>
      </w:del>
      <w:r>
        <w:rPr>
          <w:rFonts w:ascii="Times New Roman" w:hAnsi="Times New Roman"/>
        </w:rPr>
        <w:t xml:space="preserve">and </w:t>
      </w:r>
      <w:del w:id="1974" w:author="Kiro (editorial revision)" w:date="2026-08-14T00:00:00Z">
        <w:r>
          <w:rPr>
            <w:rFonts w:ascii="Times New Roman" w:hAnsi="Times New Roman"/>
          </w:rPr>
          <w:delText xml:space="preserve">Paletta, </w:delText>
        </w:r>
      </w:del>
      <w:r>
        <w:rPr>
          <w:rFonts w:ascii="Times New Roman" w:hAnsi="Times New Roman"/>
        </w:rPr>
        <w:t xml:space="preserve">A. </w:t>
      </w:r>
      <w:del w:id="1975" w:author="Kiro (editorial revision)" w:date="2026-08-14T00:00:00Z">
        <w:r>
          <w:rPr>
            <w:rFonts w:ascii="Times New Roman" w:hAnsi="Times New Roman"/>
          </w:rPr>
          <w:delText xml:space="preserve">(2025), </w:delText>
        </w:r>
      </w:del>
      <w:ins w:id="1976" w:author="Kiro (editorial revision)" w:date="2026-08-14T00:00:00Z">
        <w:r>
          <w:rPr>
            <w:rFonts w:ascii="Times New Roman" w:hAnsi="Times New Roman"/>
          </w:rPr>
          <w:t xml:space="preserve">Paletta. 2025. </w:t>
        </w:r>
      </w:ins>
      <w:r>
        <w:rPr>
          <w:rFonts w:ascii="Times New Roman" w:hAnsi="Times New Roman"/>
        </w:rPr>
        <w:t xml:space="preserve">"Management Accounting for a Circular Economy: Current Limits and Avenue for a Dialogic </w:t>
      </w:r>
      <w:del w:id="1977" w:author="Kiro (editorial revision)" w:date="2026-08-14T00:00:00Z">
        <w:r>
          <w:rPr>
            <w:rFonts w:ascii="Times New Roman" w:hAnsi="Times New Roman"/>
          </w:rPr>
          <w:delText xml:space="preserve">approach", </w:delText>
        </w:r>
      </w:del>
      <w:ins w:id="1978" w:author="Kiro (editorial revision)" w:date="2026-08-14T00:00:00Z">
        <w:r>
          <w:rPr>
            <w:rFonts w:ascii="Times New Roman" w:hAnsi="Times New Roman"/>
          </w:rPr>
          <w:t xml:space="preserve">Approach." </w:t>
        </w:r>
      </w:ins>
      <w:r>
        <w:rPr>
          <w:rFonts w:ascii="Times New Roman" w:hAnsi="Times New Roman"/>
        </w:rPr>
        <w:t xml:space="preserve">Accounting, Auditing &amp; Accountability </w:t>
      </w:r>
      <w:del w:id="1979" w:author="Kiro (editorial revision)" w:date="2026-08-14T00:00:00Z">
        <w:r>
          <w:rPr>
            <w:rFonts w:ascii="Times New Roman" w:hAnsi="Times New Roman"/>
          </w:rPr>
          <w:delText xml:space="preserve">Journal, Vol. 38, No. 9, pp. </w:delText>
        </w:r>
      </w:del>
      <w:ins w:id="1980" w:author="Kiro (editorial revision)" w:date="2026-08-14T00:00:00Z">
        <w:r>
          <w:rPr>
            <w:rFonts w:ascii="Times New Roman" w:hAnsi="Times New Roman"/>
          </w:rPr>
          <w:t xml:space="preserve">Journal 38 (9): </w:t>
        </w:r>
      </w:ins>
      <w:r>
        <w:rPr>
          <w:rFonts w:ascii="Times New Roman" w:hAnsi="Times New Roman"/>
        </w:rPr>
        <w:t xml:space="preserve">291–319.</w:t>
      </w:r>
    </w:p>
    <w:p>
      <w:pPr>
        <w:spacing w:after="120"/>
        <w:rPr>
          <w:ins w:id="1982" w:author="Kiro (editorial revision)" w:date="2026-08-14T00:00:00Z"/>
        </w:rPr>
      </w:pPr>
      <w:ins w:id="1981" w:author="Kiro (editorial revision)" w:date="2026-08-14T00:00:00Z">
        <w:r>
          <w:rPr>
            <w:rFonts w:ascii="Times New Roman" w:hAnsi="Times New Roman"/>
          </w:rPr>
          <w:t xml:space="preserve">Awan, U., S. Shamim, and L. Hannola. 2025. "Green Innovation and Low-Carbon Operations: The Role of Net-Zero Capabilities in Transition towards Carbon Neutrality in Circular Supply Chains." Business Strategy and the Environment 35 (2): 2777–2791.</w:t>
        </w:r>
      </w:ins>
    </w:p>
    <w:p>
      <w:pPr>
        <w:spacing w:after="120"/>
      </w:pPr>
      <w:r>
        <w:rPr>
          <w:rFonts w:ascii="Times New Roman" w:hAnsi="Times New Roman"/>
        </w:rPr>
        <w:t xml:space="preserve">Bag, S., </w:t>
      </w:r>
      <w:ins w:id="1983" w:author="Kiro (editorial revision)" w:date="2026-08-14T00:00:00Z">
        <w:r>
          <w:rPr>
            <w:rFonts w:ascii="Times New Roman" w:hAnsi="Times New Roman"/>
          </w:rPr>
          <w:t xml:space="preserve">L. C. </w:t>
        </w:r>
      </w:ins>
      <w:r>
        <w:rPr>
          <w:rFonts w:ascii="Times New Roman" w:hAnsi="Times New Roman"/>
        </w:rPr>
        <w:t xml:space="preserve">Wood, </w:t>
      </w:r>
      <w:del w:id="1984" w:author="Kiro (editorial revision)" w:date="2026-08-14T00:00:00Z">
        <w:r>
          <w:rPr>
            <w:rFonts w:ascii="Times New Roman" w:hAnsi="Times New Roman"/>
          </w:rPr>
          <w:delText xml:space="preserve">L.C., </w:delText>
        </w:r>
      </w:del>
      <w:ins w:id="1985" w:author="Kiro (editorial revision)" w:date="2026-08-14T00:00:00Z">
        <w:r>
          <w:rPr>
            <w:rFonts w:ascii="Times New Roman" w:hAnsi="Times New Roman"/>
          </w:rPr>
          <w:t xml:space="preserve">L. </w:t>
        </w:r>
      </w:ins>
      <w:r>
        <w:rPr>
          <w:rFonts w:ascii="Times New Roman" w:hAnsi="Times New Roman"/>
        </w:rPr>
        <w:t xml:space="preserve">Xu, </w:t>
      </w:r>
      <w:del w:id="1986" w:author="Kiro (editorial revision)" w:date="2026-08-14T00:00:00Z">
        <w:r>
          <w:rPr>
            <w:rFonts w:ascii="Times New Roman" w:hAnsi="Times New Roman"/>
          </w:rPr>
          <w:delText xml:space="preserve">L., </w:delText>
        </w:r>
      </w:del>
      <w:ins w:id="1987" w:author="Kiro (editorial revision)" w:date="2026-08-14T00:00:00Z">
        <w:r>
          <w:rPr>
            <w:rFonts w:ascii="Times New Roman" w:hAnsi="Times New Roman"/>
          </w:rPr>
          <w:t xml:space="preserve">P. </w:t>
        </w:r>
      </w:ins>
      <w:r>
        <w:rPr>
          <w:rFonts w:ascii="Times New Roman" w:hAnsi="Times New Roman"/>
        </w:rPr>
        <w:t xml:space="preserve">Dhamija, </w:t>
      </w:r>
      <w:del w:id="1988" w:author="Kiro (editorial revision)" w:date="2026-08-14T00:00:00Z">
        <w:r>
          <w:rPr>
            <w:rFonts w:ascii="Times New Roman" w:hAnsi="Times New Roman"/>
          </w:rPr>
          <w:delText xml:space="preserve">P. </w:delText>
        </w:r>
      </w:del>
      <w:r>
        <w:rPr>
          <w:rFonts w:ascii="Times New Roman" w:hAnsi="Times New Roman"/>
        </w:rPr>
        <w:t xml:space="preserve">and </w:t>
      </w:r>
      <w:del w:id="1989" w:author="Kiro (editorial revision)" w:date="2026-08-14T00:00:00Z">
        <w:r>
          <w:rPr>
            <w:rFonts w:ascii="Times New Roman" w:hAnsi="Times New Roman"/>
          </w:rPr>
          <w:delText xml:space="preserve">Kayikci, </w:delText>
        </w:r>
      </w:del>
      <w:r>
        <w:rPr>
          <w:rFonts w:ascii="Times New Roman" w:hAnsi="Times New Roman"/>
        </w:rPr>
        <w:t xml:space="preserve">Y. </w:t>
      </w:r>
      <w:del w:id="1990" w:author="Kiro (editorial revision)" w:date="2026-08-14T00:00:00Z">
        <w:r>
          <w:rPr>
            <w:rFonts w:ascii="Times New Roman" w:hAnsi="Times New Roman"/>
          </w:rPr>
          <w:delText xml:space="preserve">(2020), </w:delText>
        </w:r>
      </w:del>
      <w:ins w:id="1991" w:author="Kiro (editorial revision)" w:date="2026-08-14T00:00:00Z">
        <w:r>
          <w:rPr>
            <w:rFonts w:ascii="Times New Roman" w:hAnsi="Times New Roman"/>
          </w:rPr>
          <w:t xml:space="preserve">Kayikci. 2020. </w:t>
        </w:r>
      </w:ins>
      <w:r>
        <w:rPr>
          <w:rFonts w:ascii="Times New Roman" w:hAnsi="Times New Roman"/>
        </w:rPr>
        <w:t xml:space="preserve">"Big Data Analytics as an Operational Excellence Approach to Enhance Sustainable Supply Chain </w:t>
      </w:r>
      <w:del w:id="1992" w:author="Kiro (editorial revision)" w:date="2026-08-14T00:00:00Z">
        <w:r>
          <w:rPr>
            <w:rFonts w:ascii="Times New Roman" w:hAnsi="Times New Roman"/>
          </w:rPr>
          <w:delText xml:space="preserve">performance", </w:delText>
        </w:r>
      </w:del>
      <w:ins w:id="1993" w:author="Kiro (editorial revision)" w:date="2026-08-14T00:00:00Z">
        <w:r>
          <w:rPr>
            <w:rFonts w:ascii="Times New Roman" w:hAnsi="Times New Roman"/>
          </w:rPr>
          <w:t xml:space="preserve">Performance." </w:t>
        </w:r>
      </w:ins>
      <w:r>
        <w:rPr>
          <w:rFonts w:ascii="Times New Roman" w:hAnsi="Times New Roman"/>
        </w:rPr>
        <w:t xml:space="preserve">Resources, Conservation and </w:t>
      </w:r>
      <w:del w:id="1994" w:author="Kiro (editorial revision)" w:date="2026-08-14T00:00:00Z">
        <w:r>
          <w:rPr>
            <w:rFonts w:ascii="Times New Roman" w:hAnsi="Times New Roman"/>
          </w:rPr>
          <w:delText xml:space="preserve">Recycling, Vol. 153, pp. </w:delText>
        </w:r>
      </w:del>
      <w:ins w:id="1995" w:author="Kiro (editorial revision)" w:date="2026-08-14T00:00:00Z">
        <w:r>
          <w:rPr>
            <w:rFonts w:ascii="Times New Roman" w:hAnsi="Times New Roman"/>
          </w:rPr>
          <w:t xml:space="preserve">Recycling 153: </w:t>
        </w:r>
      </w:ins>
      <w:r>
        <w:rPr>
          <w:rFonts w:ascii="Times New Roman" w:hAnsi="Times New Roman"/>
        </w:rPr>
        <w:t xml:space="preserve">104559.</w:t>
      </w:r>
    </w:p>
    <w:p>
      <w:pPr>
        <w:spacing w:after="120"/>
        <w:rPr>
          <w:ins w:id="1997" w:author="Kiro (editorial revision)" w:date="2026-08-14T00:00:00Z"/>
        </w:rPr>
      </w:pPr>
      <w:ins w:id="1996" w:author="Kiro (editorial revision)" w:date="2026-08-14T00:00:00Z">
        <w:r>
          <w:rPr>
            <w:rFonts w:ascii="Times New Roman" w:hAnsi="Times New Roman"/>
          </w:rPr>
          <w:t xml:space="preserve">Bai, C., Q. Zhu, and J. Sarkis. 2022. "Circular Economy and Circularity Supplier Selection: A Fuzzy Group Decision Approach." International Journal of Production Research 62 (7): 2307–2330.</w:t>
        </w:r>
      </w:ins>
    </w:p>
    <w:p>
      <w:pPr>
        <w:spacing w:after="120"/>
      </w:pPr>
      <w:r>
        <w:rPr>
          <w:rFonts w:ascii="Times New Roman" w:hAnsi="Times New Roman"/>
        </w:rPr>
        <w:t xml:space="preserve">Barratt, </w:t>
      </w:r>
      <w:del w:id="1998" w:author="Kiro (editorial revision)" w:date="2026-08-14T00:00:00Z">
        <w:r>
          <w:rPr>
            <w:rFonts w:ascii="Times New Roman" w:hAnsi="Times New Roman"/>
          </w:rPr>
          <w:delText xml:space="preserve">M. </w:delText>
        </w:r>
      </w:del>
      <w:ins w:id="1999" w:author="Kiro (editorial revision)" w:date="2026-08-14T00:00:00Z">
        <w:r>
          <w:rPr>
            <w:rFonts w:ascii="Times New Roman" w:hAnsi="Times New Roman"/>
          </w:rPr>
          <w:t xml:space="preserve">M., </w:t>
        </w:r>
      </w:ins>
      <w:r>
        <w:rPr>
          <w:rFonts w:ascii="Times New Roman" w:hAnsi="Times New Roman"/>
        </w:rPr>
        <w:t xml:space="preserve">and </w:t>
      </w:r>
      <w:del w:id="2000" w:author="Kiro (editorial revision)" w:date="2026-08-14T00:00:00Z">
        <w:r>
          <w:rPr>
            <w:rFonts w:ascii="Times New Roman" w:hAnsi="Times New Roman"/>
          </w:rPr>
          <w:delText xml:space="preserve">Oke, </w:delText>
        </w:r>
      </w:del>
      <w:r>
        <w:rPr>
          <w:rFonts w:ascii="Times New Roman" w:hAnsi="Times New Roman"/>
        </w:rPr>
        <w:t xml:space="preserve">A. </w:t>
      </w:r>
      <w:del w:id="2001" w:author="Kiro (editorial revision)" w:date="2026-08-14T00:00:00Z">
        <w:r>
          <w:rPr>
            <w:rFonts w:ascii="Times New Roman" w:hAnsi="Times New Roman"/>
          </w:rPr>
          <w:delText xml:space="preserve">(2007), </w:delText>
        </w:r>
      </w:del>
      <w:ins w:id="2002" w:author="Kiro (editorial revision)" w:date="2026-08-14T00:00:00Z">
        <w:r>
          <w:rPr>
            <w:rFonts w:ascii="Times New Roman" w:hAnsi="Times New Roman"/>
          </w:rPr>
          <w:t xml:space="preserve">Oke. 2007. </w:t>
        </w:r>
      </w:ins>
      <w:r>
        <w:rPr>
          <w:rFonts w:ascii="Times New Roman" w:hAnsi="Times New Roman"/>
        </w:rPr>
        <w:t xml:space="preserve">"Antecedents of Supply Chain Visibility in Retail Supply Chains: A </w:t>
      </w:r>
      <w:del w:id="2003" w:author="Kiro (editorial revision)" w:date="2026-08-14T00:00:00Z">
        <w:r>
          <w:rPr>
            <w:rFonts w:ascii="Times New Roman" w:hAnsi="Times New Roman"/>
          </w:rPr>
          <w:delText xml:space="preserve">resource‐based </w:delText>
        </w:r>
      </w:del>
      <w:ins w:id="2004" w:author="Kiro (editorial revision)" w:date="2026-08-14T00:00:00Z">
        <w:r>
          <w:rPr>
            <w:rFonts w:ascii="Times New Roman" w:hAnsi="Times New Roman"/>
          </w:rPr>
          <w:t xml:space="preserve">Resource-Based </w:t>
        </w:r>
      </w:ins>
      <w:r>
        <w:rPr>
          <w:rFonts w:ascii="Times New Roman" w:hAnsi="Times New Roman"/>
        </w:rPr>
        <w:t xml:space="preserve">Theory </w:t>
      </w:r>
      <w:del w:id="2005" w:author="Kiro (editorial revision)" w:date="2026-08-14T00:00:00Z">
        <w:r>
          <w:rPr>
            <w:rFonts w:ascii="Times New Roman" w:hAnsi="Times New Roman"/>
          </w:rPr>
          <w:delText xml:space="preserve">perspective", </w:delText>
        </w:r>
      </w:del>
      <w:ins w:id="2006" w:author="Kiro (editorial revision)" w:date="2026-08-14T00:00:00Z">
        <w:r>
          <w:rPr>
            <w:rFonts w:ascii="Times New Roman" w:hAnsi="Times New Roman"/>
          </w:rPr>
          <w:t xml:space="preserve">Perspective." </w:t>
        </w:r>
      </w:ins>
      <w:r>
        <w:rPr>
          <w:rFonts w:ascii="Times New Roman" w:hAnsi="Times New Roman"/>
        </w:rPr>
        <w:t xml:space="preserve">Journal of Operations </w:t>
      </w:r>
      <w:del w:id="2007" w:author="Kiro (editorial revision)" w:date="2026-08-14T00:00:00Z">
        <w:r>
          <w:rPr>
            <w:rFonts w:ascii="Times New Roman" w:hAnsi="Times New Roman"/>
          </w:rPr>
          <w:delText xml:space="preserve">Management, Vol. 25, No. 6, pp. </w:delText>
        </w:r>
      </w:del>
      <w:ins w:id="2008" w:author="Kiro (editorial revision)" w:date="2026-08-14T00:00:00Z">
        <w:r>
          <w:rPr>
            <w:rFonts w:ascii="Times New Roman" w:hAnsi="Times New Roman"/>
          </w:rPr>
          <w:t xml:space="preserve">Management 25 (6): </w:t>
        </w:r>
      </w:ins>
      <w:r>
        <w:rPr>
          <w:rFonts w:ascii="Times New Roman" w:hAnsi="Times New Roman"/>
        </w:rPr>
        <w:t xml:space="preserve">1217–1233.</w:t>
      </w:r>
    </w:p>
    <w:p>
      <w:pPr>
        <w:spacing w:after="120"/>
      </w:pPr>
      <w:r>
        <w:rPr>
          <w:rFonts w:ascii="Times New Roman" w:hAnsi="Times New Roman"/>
        </w:rPr>
        <w:t xml:space="preserve">Batista, L., </w:t>
      </w:r>
      <w:ins w:id="2009" w:author="Kiro (editorial revision)" w:date="2026-08-14T00:00:00Z">
        <w:r>
          <w:rPr>
            <w:rFonts w:ascii="Times New Roman" w:hAnsi="Times New Roman"/>
          </w:rPr>
          <w:t xml:space="preserve">M. </w:t>
        </w:r>
      </w:ins>
      <w:r>
        <w:rPr>
          <w:rFonts w:ascii="Times New Roman" w:hAnsi="Times New Roman"/>
        </w:rPr>
        <w:t xml:space="preserve">Bourlakis, </w:t>
      </w:r>
      <w:del w:id="2010" w:author="Kiro (editorial revision)" w:date="2026-08-14T00:00:00Z">
        <w:r>
          <w:rPr>
            <w:rFonts w:ascii="Times New Roman" w:hAnsi="Times New Roman"/>
          </w:rPr>
          <w:delText xml:space="preserve">M., </w:delText>
        </w:r>
      </w:del>
      <w:ins w:id="2011" w:author="Kiro (editorial revision)" w:date="2026-08-14T00:00:00Z">
        <w:r>
          <w:rPr>
            <w:rFonts w:ascii="Times New Roman" w:hAnsi="Times New Roman"/>
          </w:rPr>
          <w:t xml:space="preserve">P. </w:t>
        </w:r>
      </w:ins>
      <w:r>
        <w:rPr>
          <w:rFonts w:ascii="Times New Roman" w:hAnsi="Times New Roman"/>
        </w:rPr>
        <w:t xml:space="preserve">Smart, </w:t>
      </w:r>
      <w:del w:id="2012" w:author="Kiro (editorial revision)" w:date="2026-08-14T00:00:00Z">
        <w:r>
          <w:rPr>
            <w:rFonts w:ascii="Times New Roman" w:hAnsi="Times New Roman"/>
          </w:rPr>
          <w:delText xml:space="preserve">P. </w:delText>
        </w:r>
      </w:del>
      <w:r>
        <w:rPr>
          <w:rFonts w:ascii="Times New Roman" w:hAnsi="Times New Roman"/>
        </w:rPr>
        <w:t xml:space="preserve">and </w:t>
      </w:r>
      <w:del w:id="2013" w:author="Kiro (editorial revision)" w:date="2026-08-14T00:00:00Z">
        <w:r>
          <w:rPr>
            <w:rFonts w:ascii="Times New Roman" w:hAnsi="Times New Roman"/>
          </w:rPr>
          <w:delText xml:space="preserve">Maull, </w:delText>
        </w:r>
      </w:del>
      <w:r>
        <w:rPr>
          <w:rFonts w:ascii="Times New Roman" w:hAnsi="Times New Roman"/>
        </w:rPr>
        <w:t xml:space="preserve">R. </w:t>
      </w:r>
      <w:del w:id="2014" w:author="Kiro (editorial revision)" w:date="2026-08-14T00:00:00Z">
        <w:r>
          <w:rPr>
            <w:rFonts w:ascii="Times New Roman" w:hAnsi="Times New Roman"/>
          </w:rPr>
          <w:delText xml:space="preserve">(2018), </w:delText>
        </w:r>
      </w:del>
      <w:ins w:id="2015" w:author="Kiro (editorial revision)" w:date="2026-08-14T00:00:00Z">
        <w:r>
          <w:rPr>
            <w:rFonts w:ascii="Times New Roman" w:hAnsi="Times New Roman"/>
          </w:rPr>
          <w:t xml:space="preserve">Maull. 2018. </w:t>
        </w:r>
      </w:ins>
      <w:r>
        <w:rPr>
          <w:rFonts w:ascii="Times New Roman" w:hAnsi="Times New Roman"/>
        </w:rPr>
        <w:t xml:space="preserve">"In Search of a Circular Supply Chain Archetype – A Content-Analysis-Based Literature </w:t>
      </w:r>
      <w:del w:id="2016" w:author="Kiro (editorial revision)" w:date="2026-08-14T00:00:00Z">
        <w:r>
          <w:rPr>
            <w:rFonts w:ascii="Times New Roman" w:hAnsi="Times New Roman"/>
          </w:rPr>
          <w:delText xml:space="preserve">review", </w:delText>
        </w:r>
      </w:del>
      <w:ins w:id="2017" w:author="Kiro (editorial revision)" w:date="2026-08-14T00:00:00Z">
        <w:r>
          <w:rPr>
            <w:rFonts w:ascii="Times New Roman" w:hAnsi="Times New Roman"/>
          </w:rPr>
          <w:t xml:space="preserve">Review." </w:t>
        </w:r>
      </w:ins>
      <w:r>
        <w:rPr>
          <w:rFonts w:ascii="Times New Roman" w:hAnsi="Times New Roman"/>
        </w:rPr>
        <w:t xml:space="preserve">Production Planning &amp; </w:t>
      </w:r>
      <w:del w:id="2018" w:author="Kiro (editorial revision)" w:date="2026-08-14T00:00:00Z">
        <w:r>
          <w:rPr>
            <w:rFonts w:ascii="Times New Roman" w:hAnsi="Times New Roman"/>
          </w:rPr>
          <w:delText xml:space="preserve">Control, Vol. 29, No. 6, pp. </w:delText>
        </w:r>
      </w:del>
      <w:ins w:id="2019" w:author="Kiro (editorial revision)" w:date="2026-08-14T00:00:00Z">
        <w:r>
          <w:rPr>
            <w:rFonts w:ascii="Times New Roman" w:hAnsi="Times New Roman"/>
          </w:rPr>
          <w:t xml:space="preserve">Control 29 (6): </w:t>
        </w:r>
      </w:ins>
      <w:r>
        <w:rPr>
          <w:rFonts w:ascii="Times New Roman" w:hAnsi="Times New Roman"/>
        </w:rPr>
        <w:t xml:space="preserve">438–451.</w:t>
      </w:r>
    </w:p>
    <w:p>
      <w:pPr>
        <w:spacing w:after="120"/>
      </w:pPr>
      <w:r>
        <w:rPr>
          <w:rFonts w:ascii="Times New Roman" w:hAnsi="Times New Roman"/>
        </w:rPr>
        <w:t xml:space="preserve">Bebbington, </w:t>
      </w:r>
      <w:del w:id="2020" w:author="Kiro (editorial revision)" w:date="2026-08-14T00:00:00Z">
        <w:r>
          <w:rPr>
            <w:rFonts w:ascii="Times New Roman" w:hAnsi="Times New Roman"/>
          </w:rPr>
          <w:delText xml:space="preserve">J. </w:delText>
        </w:r>
      </w:del>
      <w:ins w:id="2021" w:author="Kiro (editorial revision)" w:date="2026-08-14T00:00:00Z">
        <w:r>
          <w:rPr>
            <w:rFonts w:ascii="Times New Roman" w:hAnsi="Times New Roman"/>
          </w:rPr>
          <w:t xml:space="preserve">J., </w:t>
        </w:r>
      </w:ins>
      <w:r>
        <w:rPr>
          <w:rFonts w:ascii="Times New Roman" w:hAnsi="Times New Roman"/>
        </w:rPr>
        <w:t xml:space="preserve">and </w:t>
      </w:r>
      <w:del w:id="2022" w:author="Kiro (editorial revision)" w:date="2026-08-14T00:00:00Z">
        <w:r>
          <w:rPr>
            <w:rFonts w:ascii="Times New Roman" w:hAnsi="Times New Roman"/>
          </w:rPr>
          <w:delText xml:space="preserve">Larrinaga, </w:delText>
        </w:r>
      </w:del>
      <w:r>
        <w:rPr>
          <w:rFonts w:ascii="Times New Roman" w:hAnsi="Times New Roman"/>
        </w:rPr>
        <w:t xml:space="preserve">C. </w:t>
      </w:r>
      <w:del w:id="2023" w:author="Kiro (editorial revision)" w:date="2026-08-14T00:00:00Z">
        <w:r>
          <w:rPr>
            <w:rFonts w:ascii="Times New Roman" w:hAnsi="Times New Roman"/>
          </w:rPr>
          <w:delText xml:space="preserve">(2014), </w:delText>
        </w:r>
      </w:del>
      <w:ins w:id="2024" w:author="Kiro (editorial revision)" w:date="2026-08-14T00:00:00Z">
        <w:r>
          <w:rPr>
            <w:rFonts w:ascii="Times New Roman" w:hAnsi="Times New Roman"/>
          </w:rPr>
          <w:t xml:space="preserve">Larrinaga. 2014. </w:t>
        </w:r>
      </w:ins>
      <w:r>
        <w:rPr>
          <w:rFonts w:ascii="Times New Roman" w:hAnsi="Times New Roman"/>
        </w:rPr>
        <w:t xml:space="preserve">"Accounting and Sustainable Development: An </w:t>
      </w:r>
      <w:del w:id="2025" w:author="Kiro (editorial revision)" w:date="2026-08-14T00:00:00Z">
        <w:r>
          <w:rPr>
            <w:rFonts w:ascii="Times New Roman" w:hAnsi="Times New Roman"/>
          </w:rPr>
          <w:delText xml:space="preserve">exploration", </w:delText>
        </w:r>
      </w:del>
      <w:ins w:id="2026" w:author="Kiro (editorial revision)" w:date="2026-08-14T00:00:00Z">
        <w:r>
          <w:rPr>
            <w:rFonts w:ascii="Times New Roman" w:hAnsi="Times New Roman"/>
          </w:rPr>
          <w:t xml:space="preserve">Exploration." </w:t>
        </w:r>
      </w:ins>
      <w:r>
        <w:rPr>
          <w:rFonts w:ascii="Times New Roman" w:hAnsi="Times New Roman"/>
        </w:rPr>
        <w:t xml:space="preserve">Accounting, Organizations and </w:t>
      </w:r>
      <w:del w:id="2027" w:author="Kiro (editorial revision)" w:date="2026-08-14T00:00:00Z">
        <w:r>
          <w:rPr>
            <w:rFonts w:ascii="Times New Roman" w:hAnsi="Times New Roman"/>
          </w:rPr>
          <w:delText xml:space="preserve">Society, Vol. 39, No. 6, pp. </w:delText>
        </w:r>
      </w:del>
      <w:ins w:id="2028" w:author="Kiro (editorial revision)" w:date="2026-08-14T00:00:00Z">
        <w:r>
          <w:rPr>
            <w:rFonts w:ascii="Times New Roman" w:hAnsi="Times New Roman"/>
          </w:rPr>
          <w:t xml:space="preserve">Society 39 (6): </w:t>
        </w:r>
      </w:ins>
      <w:r>
        <w:rPr>
          <w:rFonts w:ascii="Times New Roman" w:hAnsi="Times New Roman"/>
        </w:rPr>
        <w:t xml:space="preserve">395–413.</w:t>
      </w:r>
    </w:p>
    <w:p>
      <w:pPr>
        <w:spacing w:after="120"/>
        <w:rPr>
          <w:ins w:id="2030" w:author="Kiro (editorial revision)" w:date="2026-08-14T00:00:00Z"/>
        </w:rPr>
      </w:pPr>
      <w:ins w:id="2029" w:author="Kiro (editorial revision)" w:date="2026-08-14T00:00:00Z">
        <w:r>
          <w:rPr>
            <w:rFonts w:ascii="Times New Roman" w:hAnsi="Times New Roman"/>
          </w:rPr>
          <w:t xml:space="preserve">Belhadi, A., M. Venkatesh, S. Kamble, and M. Z. Abedin. 2024. "Data-Driven Digital Transformation for Supply Chain Carbon Neutrality: Insights from Cross-Sector Supply Chain." International Journal of Production Economics 270: 109178.</w:t>
        </w:r>
      </w:ins>
    </w:p>
    <w:p>
      <w:pPr>
        <w:spacing w:after="120"/>
      </w:pPr>
      <w:del w:id="2031" w:author="Kiro (editorial revision)" w:date="2026-08-14T00:00:00Z">
        <w:r>
          <w:rPr>
            <w:rFonts w:ascii="Times New Roman" w:hAnsi="Times New Roman"/>
          </w:rPr>
          <w:delText xml:space="preserve">Forliano, </w:delText>
        </w:r>
      </w:del>
      <w:ins w:id="2032" w:author="Kiro (editorial revision)" w:date="2026-08-14T00:00:00Z">
        <w:r>
          <w:rPr>
            <w:rFonts w:ascii="Times New Roman" w:hAnsi="Times New Roman"/>
          </w:rPr>
          <w:t xml:space="preserve">Bezerra, M. C. da </w:t>
        </w:r>
      </w:ins>
      <w:r>
        <w:rPr>
          <w:rFonts w:ascii="Times New Roman" w:hAnsi="Times New Roman"/>
        </w:rPr>
        <w:t xml:space="preserve">C., </w:t>
      </w:r>
      <w:del w:id="2033" w:author="Kiro (editorial revision)" w:date="2026-08-14T00:00:00Z">
        <w:r>
          <w:rPr>
            <w:rFonts w:ascii="Times New Roman" w:hAnsi="Times New Roman"/>
          </w:rPr>
          <w:delText xml:space="preserve">De Bernardi, P., Panero, M. </w:delText>
        </w:r>
      </w:del>
      <w:r>
        <w:rPr>
          <w:rFonts w:ascii="Times New Roman" w:hAnsi="Times New Roman"/>
        </w:rPr>
        <w:t xml:space="preserve">and </w:t>
      </w:r>
      <w:del w:id="2034" w:author="Kiro (editorial revision)" w:date="2026-08-14T00:00:00Z">
        <w:r>
          <w:rPr>
            <w:rFonts w:ascii="Times New Roman" w:hAnsi="Times New Roman"/>
          </w:rPr>
          <w:delText xml:space="preserve">Kirchherr, J. (2026), "Technological capabilities, institutional context </w:delText>
        </w:r>
      </w:del>
      <w:ins w:id="2035" w:author="Kiro (editorial revision)" w:date="2026-08-14T00:00:00Z">
        <w:r>
          <w:rPr>
            <w:rFonts w:ascii="Times New Roman" w:hAnsi="Times New Roman"/>
          </w:rPr>
          <w:t xml:space="preserve">C. F. Gohr. 2026. "Organizational Capabilities Driving the Circular Economy: Proposal </w:t>
        </w:r>
      </w:ins>
      <w:r>
        <w:rPr>
          <w:rFonts w:ascii="Times New Roman" w:hAnsi="Times New Roman"/>
        </w:rPr>
        <w:t xml:space="preserve">and </w:t>
      </w:r>
      <w:del w:id="2036" w:author="Kiro (editorial revision)" w:date="2026-08-14T00:00:00Z">
        <w:r>
          <w:rPr>
            <w:rFonts w:ascii="Times New Roman" w:hAnsi="Times New Roman"/>
          </w:rPr>
          <w:delText xml:space="preserve">circular economy adoption", Management Decision, pp. 1–32.</w:delText>
        </w:r>
      </w:del>
      <w:ins w:id="2037" w:author="Kiro (editorial revision)" w:date="2026-08-14T00:00:00Z">
        <w:r>
          <w:rPr>
            <w:rFonts w:ascii="Times New Roman" w:hAnsi="Times New Roman"/>
          </w:rPr>
          <w:t xml:space="preserve">Validation of a Conceptual Framework." Production Planning &amp; Control, in press.</w:t>
        </w:r>
      </w:ins>
    </w:p>
    <w:p>
      <w:pPr>
        <w:spacing w:after="120"/>
        <w:rPr>
          <w:ins w:id="2039" w:author="Kiro (editorial revision)" w:date="2026-08-14T00:00:00Z"/>
        </w:rPr>
      </w:pPr>
      <w:ins w:id="2038" w:author="Kiro (editorial revision)" w:date="2026-08-14T00:00:00Z">
        <w:r>
          <w:rPr>
            <w:rFonts w:ascii="Times New Roman" w:hAnsi="Times New Roman"/>
          </w:rPr>
          <w:t xml:space="preserve">Blandino, G., and F. Montagna. 2025. "Social Sustainability in Manufacturing: Where Are We?" International Journal of Production Research 63 (16): 6178–6201.</w:t>
        </w:r>
      </w:ins>
    </w:p>
    <w:p>
      <w:pPr>
        <w:spacing w:after="120"/>
      </w:pPr>
      <w:r>
        <w:rPr>
          <w:rFonts w:ascii="Times New Roman" w:hAnsi="Times New Roman"/>
        </w:rPr>
        <w:t xml:space="preserve">Bocken, </w:t>
      </w:r>
      <w:del w:id="2040" w:author="Kiro (editorial revision)" w:date="2026-08-14T00:00:00Z">
        <w:r>
          <w:rPr>
            <w:rFonts w:ascii="Times New Roman" w:hAnsi="Times New Roman"/>
          </w:rPr>
          <w:delText xml:space="preserve">N.M.P., </w:delText>
        </w:r>
      </w:del>
      <w:ins w:id="2041" w:author="Kiro (editorial revision)" w:date="2026-08-14T00:00:00Z">
        <w:r>
          <w:rPr>
            <w:rFonts w:ascii="Times New Roman" w:hAnsi="Times New Roman"/>
          </w:rPr>
          <w:t xml:space="preserve">N. M. P., I. </w:t>
        </w:r>
      </w:ins>
      <w:r>
        <w:rPr>
          <w:rFonts w:ascii="Times New Roman" w:hAnsi="Times New Roman"/>
        </w:rPr>
        <w:t xml:space="preserve">de Pauw, </w:t>
      </w:r>
      <w:del w:id="2042" w:author="Kiro (editorial revision)" w:date="2026-08-14T00:00:00Z">
        <w:r>
          <w:rPr>
            <w:rFonts w:ascii="Times New Roman" w:hAnsi="Times New Roman"/>
          </w:rPr>
          <w:delText xml:space="preserve">I., </w:delText>
        </w:r>
      </w:del>
      <w:ins w:id="2043" w:author="Kiro (editorial revision)" w:date="2026-08-14T00:00:00Z">
        <w:r>
          <w:rPr>
            <w:rFonts w:ascii="Times New Roman" w:hAnsi="Times New Roman"/>
          </w:rPr>
          <w:t xml:space="preserve">C. </w:t>
        </w:r>
      </w:ins>
      <w:r>
        <w:rPr>
          <w:rFonts w:ascii="Times New Roman" w:hAnsi="Times New Roman"/>
        </w:rPr>
        <w:t xml:space="preserve">Bakker, </w:t>
      </w:r>
      <w:del w:id="2044" w:author="Kiro (editorial revision)" w:date="2026-08-14T00:00:00Z">
        <w:r>
          <w:rPr>
            <w:rFonts w:ascii="Times New Roman" w:hAnsi="Times New Roman"/>
          </w:rPr>
          <w:delText xml:space="preserve">C. </w:delText>
        </w:r>
      </w:del>
      <w:r>
        <w:rPr>
          <w:rFonts w:ascii="Times New Roman" w:hAnsi="Times New Roman"/>
        </w:rPr>
        <w:t xml:space="preserve">and </w:t>
      </w:r>
      <w:ins w:id="2045" w:author="Kiro (editorial revision)" w:date="2026-08-14T00:00:00Z">
        <w:r>
          <w:rPr>
            <w:rFonts w:ascii="Times New Roman" w:hAnsi="Times New Roman"/>
          </w:rPr>
          <w:t xml:space="preserve">B. </w:t>
        </w:r>
      </w:ins>
      <w:r>
        <w:rPr>
          <w:rFonts w:ascii="Times New Roman" w:hAnsi="Times New Roman"/>
        </w:rPr>
        <w:t xml:space="preserve">van der </w:t>
      </w:r>
      <w:del w:id="2046" w:author="Kiro (editorial revision)" w:date="2026-08-14T00:00:00Z">
        <w:r>
          <w:rPr>
            <w:rFonts w:ascii="Times New Roman" w:hAnsi="Times New Roman"/>
          </w:rPr>
          <w:delText xml:space="preserve">Grinten, B. (2016), </w:delText>
        </w:r>
      </w:del>
      <w:ins w:id="2047" w:author="Kiro (editorial revision)" w:date="2026-08-14T00:00:00Z">
        <w:r>
          <w:rPr>
            <w:rFonts w:ascii="Times New Roman" w:hAnsi="Times New Roman"/>
          </w:rPr>
          <w:t xml:space="preserve">Grinten. 2016. </w:t>
        </w:r>
      </w:ins>
      <w:r>
        <w:rPr>
          <w:rFonts w:ascii="Times New Roman" w:hAnsi="Times New Roman"/>
        </w:rPr>
        <w:t xml:space="preserve">"Product Design and Business Model Strategies for a Circular </w:t>
      </w:r>
      <w:del w:id="2048" w:author="Kiro (editorial revision)" w:date="2026-08-14T00:00:00Z">
        <w:r>
          <w:rPr>
            <w:rFonts w:ascii="Times New Roman" w:hAnsi="Times New Roman"/>
          </w:rPr>
          <w:delText xml:space="preserve">economy", </w:delText>
        </w:r>
      </w:del>
      <w:ins w:id="2049" w:author="Kiro (editorial revision)" w:date="2026-08-14T00:00:00Z">
        <w:r>
          <w:rPr>
            <w:rFonts w:ascii="Times New Roman" w:hAnsi="Times New Roman"/>
          </w:rPr>
          <w:t xml:space="preserve">Economy." </w:t>
        </w:r>
      </w:ins>
      <w:r>
        <w:rPr>
          <w:rFonts w:ascii="Times New Roman" w:hAnsi="Times New Roman"/>
        </w:rPr>
        <w:t xml:space="preserve">Journal of Industrial and Production </w:t>
      </w:r>
      <w:del w:id="2050" w:author="Kiro (editorial revision)" w:date="2026-08-14T00:00:00Z">
        <w:r>
          <w:rPr>
            <w:rFonts w:ascii="Times New Roman" w:hAnsi="Times New Roman"/>
          </w:rPr>
          <w:delText xml:space="preserve">Engineering, Vol. 33, No. 5, pp. </w:delText>
        </w:r>
      </w:del>
      <w:ins w:id="2051" w:author="Kiro (editorial revision)" w:date="2026-08-14T00:00:00Z">
        <w:r>
          <w:rPr>
            <w:rFonts w:ascii="Times New Roman" w:hAnsi="Times New Roman"/>
          </w:rPr>
          <w:t xml:space="preserve">Engineering 33 (5): </w:t>
        </w:r>
      </w:ins>
      <w:r>
        <w:rPr>
          <w:rFonts w:ascii="Times New Roman" w:hAnsi="Times New Roman"/>
        </w:rPr>
        <w:t xml:space="preserve">308–320.</w:t>
      </w:r>
    </w:p>
    <w:p>
      <w:pPr>
        <w:spacing w:after="120"/>
      </w:pPr>
      <w:r>
        <w:rPr>
          <w:rFonts w:ascii="Times New Roman" w:hAnsi="Times New Roman"/>
        </w:rPr>
        <w:t xml:space="preserve">Bressanelli, G., </w:t>
      </w:r>
      <w:ins w:id="2052" w:author="Kiro (editorial revision)" w:date="2026-08-14T00:00:00Z">
        <w:r>
          <w:rPr>
            <w:rFonts w:ascii="Times New Roman" w:hAnsi="Times New Roman"/>
          </w:rPr>
          <w:t xml:space="preserve">M. </w:t>
        </w:r>
      </w:ins>
      <w:r>
        <w:rPr>
          <w:rFonts w:ascii="Times New Roman" w:hAnsi="Times New Roman"/>
        </w:rPr>
        <w:t xml:space="preserve">Perona, </w:t>
      </w:r>
      <w:del w:id="2053" w:author="Kiro (editorial revision)" w:date="2026-08-14T00:00:00Z">
        <w:r>
          <w:rPr>
            <w:rFonts w:ascii="Times New Roman" w:hAnsi="Times New Roman"/>
          </w:rPr>
          <w:delText xml:space="preserve">M. </w:delText>
        </w:r>
      </w:del>
      <w:r>
        <w:rPr>
          <w:rFonts w:ascii="Times New Roman" w:hAnsi="Times New Roman"/>
        </w:rPr>
        <w:t xml:space="preserve">and </w:t>
      </w:r>
      <w:del w:id="2054" w:author="Kiro (editorial revision)" w:date="2026-08-14T00:00:00Z">
        <w:r>
          <w:rPr>
            <w:rFonts w:ascii="Times New Roman" w:hAnsi="Times New Roman"/>
          </w:rPr>
          <w:delText xml:space="preserve">Saccani, </w:delText>
        </w:r>
      </w:del>
      <w:r>
        <w:rPr>
          <w:rFonts w:ascii="Times New Roman" w:hAnsi="Times New Roman"/>
        </w:rPr>
        <w:t xml:space="preserve">N. </w:t>
      </w:r>
      <w:del w:id="2055" w:author="Kiro (editorial revision)" w:date="2026-08-14T00:00:00Z">
        <w:r>
          <w:rPr>
            <w:rFonts w:ascii="Times New Roman" w:hAnsi="Times New Roman"/>
          </w:rPr>
          <w:delText xml:space="preserve">(2019), </w:delText>
        </w:r>
      </w:del>
      <w:ins w:id="2056" w:author="Kiro (editorial revision)" w:date="2026-08-14T00:00:00Z">
        <w:r>
          <w:rPr>
            <w:rFonts w:ascii="Times New Roman" w:hAnsi="Times New Roman"/>
          </w:rPr>
          <w:t xml:space="preserve">Saccani. 2019. </w:t>
        </w:r>
      </w:ins>
      <w:r>
        <w:rPr>
          <w:rFonts w:ascii="Times New Roman" w:hAnsi="Times New Roman"/>
        </w:rPr>
        <w:t xml:space="preserve">"Challenges in Supply Chain Redesign for the Circular Economy: A Literature Review and a Multiple Case </w:t>
      </w:r>
      <w:del w:id="2057" w:author="Kiro (editorial revision)" w:date="2026-08-14T00:00:00Z">
        <w:r>
          <w:rPr>
            <w:rFonts w:ascii="Times New Roman" w:hAnsi="Times New Roman"/>
          </w:rPr>
          <w:delText xml:space="preserve">study", </w:delText>
        </w:r>
      </w:del>
      <w:ins w:id="2058" w:author="Kiro (editorial revision)" w:date="2026-08-14T00:00:00Z">
        <w:r>
          <w:rPr>
            <w:rFonts w:ascii="Times New Roman" w:hAnsi="Times New Roman"/>
          </w:rPr>
          <w:t xml:space="preserve">Study." </w:t>
        </w:r>
      </w:ins>
      <w:r>
        <w:rPr>
          <w:rFonts w:ascii="Times New Roman" w:hAnsi="Times New Roman"/>
        </w:rPr>
        <w:t xml:space="preserve">International Journal of Production </w:t>
      </w:r>
      <w:del w:id="2059" w:author="Kiro (editorial revision)" w:date="2026-08-14T00:00:00Z">
        <w:r>
          <w:rPr>
            <w:rFonts w:ascii="Times New Roman" w:hAnsi="Times New Roman"/>
          </w:rPr>
          <w:delText xml:space="preserve">Research, Vol. 57, No. 23, pp. </w:delText>
        </w:r>
      </w:del>
      <w:ins w:id="2060" w:author="Kiro (editorial revision)" w:date="2026-08-14T00:00:00Z">
        <w:r>
          <w:rPr>
            <w:rFonts w:ascii="Times New Roman" w:hAnsi="Times New Roman"/>
          </w:rPr>
          <w:t xml:space="preserve">Research 57 (23): </w:t>
        </w:r>
      </w:ins>
      <w:r>
        <w:rPr>
          <w:rFonts w:ascii="Times New Roman" w:hAnsi="Times New Roman"/>
        </w:rPr>
        <w:t xml:space="preserve">7395–7422.</w:t>
      </w:r>
    </w:p>
    <w:p>
      <w:pPr>
        <w:spacing w:after="120"/>
        <w:rPr>
          <w:ins w:id="2062" w:author="Kiro (editorial revision)" w:date="2026-08-14T00:00:00Z"/>
        </w:rPr>
      </w:pPr>
      <w:ins w:id="2061" w:author="Kiro (editorial revision)" w:date="2026-08-14T00:00:00Z">
        <w:r>
          <w:rPr>
            <w:rFonts w:ascii="Times New Roman" w:hAnsi="Times New Roman"/>
          </w:rPr>
          <w:t xml:space="preserve">Bui, T.-D. 2024. "Assessing Sustainable Supply Chain Transparency Practices in Taiwan Semiconductor Industry: A Hierarchical Interdependence Approach." International Journal of Production Economics 272: 109245.</w:t>
        </w:r>
      </w:ins>
    </w:p>
    <w:p>
      <w:pPr>
        <w:spacing w:after="120"/>
      </w:pPr>
      <w:r>
        <w:rPr>
          <w:rFonts w:ascii="Times New Roman" w:hAnsi="Times New Roman"/>
        </w:rPr>
        <w:t xml:space="preserve">Burritt, </w:t>
      </w:r>
      <w:del w:id="2063" w:author="Kiro (editorial revision)" w:date="2026-08-14T00:00:00Z">
        <w:r>
          <w:rPr>
            <w:rFonts w:ascii="Times New Roman" w:hAnsi="Times New Roman"/>
          </w:rPr>
          <w:delText xml:space="preserve">R.L. </w:delText>
        </w:r>
      </w:del>
      <w:ins w:id="2064" w:author="Kiro (editorial revision)" w:date="2026-08-14T00:00:00Z">
        <w:r>
          <w:rPr>
            <w:rFonts w:ascii="Times New Roman" w:hAnsi="Times New Roman"/>
          </w:rPr>
          <w:t xml:space="preserve">R. L., </w:t>
        </w:r>
      </w:ins>
      <w:r>
        <w:rPr>
          <w:rFonts w:ascii="Times New Roman" w:hAnsi="Times New Roman"/>
        </w:rPr>
        <w:t xml:space="preserve">and </w:t>
      </w:r>
      <w:del w:id="2065" w:author="Kiro (editorial revision)" w:date="2026-08-14T00:00:00Z">
        <w:r>
          <w:rPr>
            <w:rFonts w:ascii="Times New Roman" w:hAnsi="Times New Roman"/>
          </w:rPr>
          <w:delText xml:space="preserve">Schaltegger, </w:delText>
        </w:r>
      </w:del>
      <w:r>
        <w:rPr>
          <w:rFonts w:ascii="Times New Roman" w:hAnsi="Times New Roman"/>
        </w:rPr>
        <w:t xml:space="preserve">S. </w:t>
      </w:r>
      <w:del w:id="2066" w:author="Kiro (editorial revision)" w:date="2026-08-14T00:00:00Z">
        <w:r>
          <w:rPr>
            <w:rFonts w:ascii="Times New Roman" w:hAnsi="Times New Roman"/>
          </w:rPr>
          <w:delText xml:space="preserve">(2010), </w:delText>
        </w:r>
      </w:del>
      <w:ins w:id="2067" w:author="Kiro (editorial revision)" w:date="2026-08-14T00:00:00Z">
        <w:r>
          <w:rPr>
            <w:rFonts w:ascii="Times New Roman" w:hAnsi="Times New Roman"/>
          </w:rPr>
          <w:t xml:space="preserve">Schaltegger. 2010. </w:t>
        </w:r>
      </w:ins>
      <w:r>
        <w:rPr>
          <w:rFonts w:ascii="Times New Roman" w:hAnsi="Times New Roman"/>
        </w:rPr>
        <w:t xml:space="preserve">"Sustainability Accounting and Reporting: Fad or </w:t>
      </w:r>
      <w:del w:id="2068" w:author="Kiro (editorial revision)" w:date="2026-08-14T00:00:00Z">
        <w:r>
          <w:rPr>
            <w:rFonts w:ascii="Times New Roman" w:hAnsi="Times New Roman"/>
          </w:rPr>
          <w:delText xml:space="preserve">trend?", </w:delText>
        </w:r>
      </w:del>
      <w:ins w:id="2069" w:author="Kiro (editorial revision)" w:date="2026-08-14T00:00:00Z">
        <w:r>
          <w:rPr>
            <w:rFonts w:ascii="Times New Roman" w:hAnsi="Times New Roman"/>
          </w:rPr>
          <w:t xml:space="preserve">Trend?" </w:t>
        </w:r>
      </w:ins>
      <w:r>
        <w:rPr>
          <w:rFonts w:ascii="Times New Roman" w:hAnsi="Times New Roman"/>
        </w:rPr>
        <w:t xml:space="preserve">Accounting, Auditing &amp; Accountability </w:t>
      </w:r>
      <w:del w:id="2070" w:author="Kiro (editorial revision)" w:date="2026-08-14T00:00:00Z">
        <w:r>
          <w:rPr>
            <w:rFonts w:ascii="Times New Roman" w:hAnsi="Times New Roman"/>
          </w:rPr>
          <w:delText xml:space="preserve">Journal, Vol. 23, No. 7, pp. </w:delText>
        </w:r>
      </w:del>
      <w:ins w:id="2071" w:author="Kiro (editorial revision)" w:date="2026-08-14T00:00:00Z">
        <w:r>
          <w:rPr>
            <w:rFonts w:ascii="Times New Roman" w:hAnsi="Times New Roman"/>
          </w:rPr>
          <w:t xml:space="preserve">Journal 23 (7): </w:t>
        </w:r>
      </w:ins>
      <w:r>
        <w:rPr>
          <w:rFonts w:ascii="Times New Roman" w:hAnsi="Times New Roman"/>
        </w:rPr>
        <w:t xml:space="preserve">829–846.</w:t>
      </w:r>
    </w:p>
    <w:p>
      <w:pPr>
        <w:spacing w:after="120"/>
        <w:rPr>
          <w:ins w:id="2073" w:author="Kiro (editorial revision)" w:date="2026-08-14T00:00:00Z"/>
        </w:rPr>
      </w:pPr>
      <w:ins w:id="2072" w:author="Kiro (editorial revision)" w:date="2026-08-14T00:00:00Z">
        <w:r>
          <w:rPr>
            <w:rFonts w:ascii="Times New Roman" w:hAnsi="Times New Roman"/>
          </w:rPr>
          <w:t xml:space="preserve">Cammarano, A., and V. Varriale. 2026. "Socio-Technical Configurations of Emerging Technologies in Operations: Unveiling Technology Patterns for Industry 5.0." Production Planning &amp; Control, in press.</w:t>
        </w:r>
      </w:ins>
    </w:p>
    <w:p>
      <w:pPr>
        <w:spacing w:after="120"/>
      </w:pPr>
      <w:r>
        <w:rPr>
          <w:rFonts w:ascii="Times New Roman" w:hAnsi="Times New Roman"/>
        </w:rPr>
        <w:t xml:space="preserve">Cao, </w:t>
      </w:r>
      <w:del w:id="2074" w:author="Kiro (editorial revision)" w:date="2026-08-14T00:00:00Z">
        <w:r>
          <w:rPr>
            <w:rFonts w:ascii="Times New Roman" w:hAnsi="Times New Roman"/>
          </w:rPr>
          <w:delText xml:space="preserve">M. </w:delText>
        </w:r>
      </w:del>
      <w:ins w:id="2075" w:author="Kiro (editorial revision)" w:date="2026-08-14T00:00:00Z">
        <w:r>
          <w:rPr>
            <w:rFonts w:ascii="Times New Roman" w:hAnsi="Times New Roman"/>
          </w:rPr>
          <w:t xml:space="preserve">M., </w:t>
        </w:r>
      </w:ins>
      <w:r>
        <w:rPr>
          <w:rFonts w:ascii="Times New Roman" w:hAnsi="Times New Roman"/>
        </w:rPr>
        <w:t xml:space="preserve">and </w:t>
      </w:r>
      <w:del w:id="2076" w:author="Kiro (editorial revision)" w:date="2026-08-14T00:00:00Z">
        <w:r>
          <w:rPr>
            <w:rFonts w:ascii="Times New Roman" w:hAnsi="Times New Roman"/>
          </w:rPr>
          <w:delText xml:space="preserve">Zhang, </w:delText>
        </w:r>
      </w:del>
      <w:r>
        <w:rPr>
          <w:rFonts w:ascii="Times New Roman" w:hAnsi="Times New Roman"/>
        </w:rPr>
        <w:t xml:space="preserve">Q. </w:t>
      </w:r>
      <w:del w:id="2077" w:author="Kiro (editorial revision)" w:date="2026-08-14T00:00:00Z">
        <w:r>
          <w:rPr>
            <w:rFonts w:ascii="Times New Roman" w:hAnsi="Times New Roman"/>
          </w:rPr>
          <w:delText xml:space="preserve">(2011), </w:delText>
        </w:r>
      </w:del>
      <w:ins w:id="2078" w:author="Kiro (editorial revision)" w:date="2026-08-14T00:00:00Z">
        <w:r>
          <w:rPr>
            <w:rFonts w:ascii="Times New Roman" w:hAnsi="Times New Roman"/>
          </w:rPr>
          <w:t xml:space="preserve">Zhang. 2011. </w:t>
        </w:r>
      </w:ins>
      <w:r>
        <w:rPr>
          <w:rFonts w:ascii="Times New Roman" w:hAnsi="Times New Roman"/>
        </w:rPr>
        <w:t xml:space="preserve">"Supply Chain Collaboration: Impact on Collaborative Advantage and Firm </w:t>
      </w:r>
      <w:del w:id="2079" w:author="Kiro (editorial revision)" w:date="2026-08-14T00:00:00Z">
        <w:r>
          <w:rPr>
            <w:rFonts w:ascii="Times New Roman" w:hAnsi="Times New Roman"/>
          </w:rPr>
          <w:delText xml:space="preserve">performance", </w:delText>
        </w:r>
      </w:del>
      <w:ins w:id="2080" w:author="Kiro (editorial revision)" w:date="2026-08-14T00:00:00Z">
        <w:r>
          <w:rPr>
            <w:rFonts w:ascii="Times New Roman" w:hAnsi="Times New Roman"/>
          </w:rPr>
          <w:t xml:space="preserve">Performance." </w:t>
        </w:r>
      </w:ins>
      <w:r>
        <w:rPr>
          <w:rFonts w:ascii="Times New Roman" w:hAnsi="Times New Roman"/>
        </w:rPr>
        <w:t xml:space="preserve">Journal of Operations </w:t>
      </w:r>
      <w:del w:id="2081" w:author="Kiro (editorial revision)" w:date="2026-08-14T00:00:00Z">
        <w:r>
          <w:rPr>
            <w:rFonts w:ascii="Times New Roman" w:hAnsi="Times New Roman"/>
          </w:rPr>
          <w:delText xml:space="preserve">Management, Vol. 29, No. 3, pp. </w:delText>
        </w:r>
      </w:del>
      <w:ins w:id="2082" w:author="Kiro (editorial revision)" w:date="2026-08-14T00:00:00Z">
        <w:r>
          <w:rPr>
            <w:rFonts w:ascii="Times New Roman" w:hAnsi="Times New Roman"/>
          </w:rPr>
          <w:t xml:space="preserve">Management 29 (3): </w:t>
        </w:r>
      </w:ins>
      <w:r>
        <w:rPr>
          <w:rFonts w:ascii="Times New Roman" w:hAnsi="Times New Roman"/>
        </w:rPr>
        <w:t xml:space="preserve">163–180.</w:t>
      </w:r>
    </w:p>
    <w:p>
      <w:pPr>
        <w:spacing w:after="120"/>
        <w:rPr>
          <w:ins w:id="2084" w:author="Kiro (editorial revision)" w:date="2026-08-14T00:00:00Z"/>
        </w:rPr>
      </w:pPr>
      <w:ins w:id="2083" w:author="Kiro (editorial revision)" w:date="2026-08-14T00:00:00Z">
        <w:r>
          <w:rPr>
            <w:rFonts w:ascii="Times New Roman" w:hAnsi="Times New Roman"/>
          </w:rPr>
          <w:t xml:space="preserve">Cappelletti, F., and M. Germani. 2023. "Carbon Reduction Engineering through Value Chains Intersection, Product and Process Re-Design, Industrial Processes' Scraps De-Manufacturing." International Journal of Production Research 62 (18): 6801–6822.</w:t>
        </w:r>
      </w:ins>
    </w:p>
    <w:p>
      <w:pPr>
        <w:spacing w:after="120"/>
        <w:rPr>
          <w:ins w:id="2086" w:author="Kiro (editorial revision)" w:date="2026-08-14T00:00:00Z"/>
        </w:rPr>
      </w:pPr>
      <w:ins w:id="2085" w:author="Kiro (editorial revision)" w:date="2026-08-14T00:00:00Z">
        <w:r>
          <w:rPr>
            <w:rFonts w:ascii="Times New Roman" w:hAnsi="Times New Roman"/>
          </w:rPr>
          <w:t xml:space="preserve">Castiglione, C., A. Alfieri, and E. Pastore. 2025. "Circular Economy at Scheduling Level: Influencing Factors and Impacts on System Performance." International Journal of Production Research 64 (3): 1016–1037.</w:t>
        </w:r>
      </w:ins>
    </w:p>
    <w:p>
      <w:pPr>
        <w:spacing w:after="120"/>
        <w:rPr>
          <w:ins w:id="2088" w:author="Kiro (editorial revision)" w:date="2026-08-14T00:00:00Z"/>
        </w:rPr>
      </w:pPr>
      <w:ins w:id="2087" w:author="Kiro (editorial revision)" w:date="2026-08-14T00:00:00Z">
        <w:r>
          <w:rPr>
            <w:rFonts w:ascii="Times New Roman" w:hAnsi="Times New Roman"/>
          </w:rPr>
          <w:t xml:space="preserve">Chauhan, C., V. Parida, and A. Dhir. 2022. "Linking Circular Economy and Digitalisation Technologies: A Systematic Literature Review of Past Achievements and Future Promises." Technological Forecasting and Social Change 177: 121508.</w:t>
        </w:r>
      </w:ins>
    </w:p>
    <w:p>
      <w:pPr>
        <w:spacing w:after="120"/>
      </w:pPr>
      <w:r>
        <w:rPr>
          <w:rFonts w:ascii="Times New Roman" w:hAnsi="Times New Roman"/>
        </w:rPr>
        <w:t xml:space="preserve">Chenhall, </w:t>
      </w:r>
      <w:del w:id="2089" w:author="Kiro (editorial revision)" w:date="2026-08-14T00:00:00Z">
        <w:r>
          <w:rPr>
            <w:rFonts w:ascii="Times New Roman" w:hAnsi="Times New Roman"/>
          </w:rPr>
          <w:delText xml:space="preserve">R.H. </w:delText>
        </w:r>
      </w:del>
      <w:ins w:id="2090" w:author="Kiro (editorial revision)" w:date="2026-08-14T00:00:00Z">
        <w:r>
          <w:rPr>
            <w:rFonts w:ascii="Times New Roman" w:hAnsi="Times New Roman"/>
          </w:rPr>
          <w:t xml:space="preserve">R. H., </w:t>
        </w:r>
      </w:ins>
      <w:r>
        <w:rPr>
          <w:rFonts w:ascii="Times New Roman" w:hAnsi="Times New Roman"/>
        </w:rPr>
        <w:t xml:space="preserve">and </w:t>
      </w:r>
      <w:del w:id="2091" w:author="Kiro (editorial revision)" w:date="2026-08-14T00:00:00Z">
        <w:r>
          <w:rPr>
            <w:rFonts w:ascii="Times New Roman" w:hAnsi="Times New Roman"/>
          </w:rPr>
          <w:delText xml:space="preserve">Moers, </w:delText>
        </w:r>
      </w:del>
      <w:r>
        <w:rPr>
          <w:rFonts w:ascii="Times New Roman" w:hAnsi="Times New Roman"/>
        </w:rPr>
        <w:t xml:space="preserve">F. </w:t>
      </w:r>
      <w:del w:id="2092" w:author="Kiro (editorial revision)" w:date="2026-08-14T00:00:00Z">
        <w:r>
          <w:rPr>
            <w:rFonts w:ascii="Times New Roman" w:hAnsi="Times New Roman"/>
          </w:rPr>
          <w:delText xml:space="preserve">(2007), </w:delText>
        </w:r>
      </w:del>
      <w:ins w:id="2093" w:author="Kiro (editorial revision)" w:date="2026-08-14T00:00:00Z">
        <w:r>
          <w:rPr>
            <w:rFonts w:ascii="Times New Roman" w:hAnsi="Times New Roman"/>
          </w:rPr>
          <w:t xml:space="preserve">Moers. 2007. </w:t>
        </w:r>
      </w:ins>
      <w:r>
        <w:rPr>
          <w:rFonts w:ascii="Times New Roman" w:hAnsi="Times New Roman"/>
        </w:rPr>
        <w:t xml:space="preserve">"The Issue of Endogeneity within Theory-Based, Quantitative Management Accounting </w:t>
      </w:r>
      <w:del w:id="2094" w:author="Kiro (editorial revision)" w:date="2026-08-14T00:00:00Z">
        <w:r>
          <w:rPr>
            <w:rFonts w:ascii="Times New Roman" w:hAnsi="Times New Roman"/>
          </w:rPr>
          <w:delText xml:space="preserve">Research", </w:delText>
        </w:r>
      </w:del>
      <w:ins w:id="2095" w:author="Kiro (editorial revision)" w:date="2026-08-14T00:00:00Z">
        <w:r>
          <w:rPr>
            <w:rFonts w:ascii="Times New Roman" w:hAnsi="Times New Roman"/>
          </w:rPr>
          <w:t xml:space="preserve">Research." </w:t>
        </w:r>
      </w:ins>
      <w:r>
        <w:rPr>
          <w:rFonts w:ascii="Times New Roman" w:hAnsi="Times New Roman"/>
        </w:rPr>
        <w:t xml:space="preserve">European Accounting </w:t>
      </w:r>
      <w:del w:id="2096" w:author="Kiro (editorial revision)" w:date="2026-08-14T00:00:00Z">
        <w:r>
          <w:rPr>
            <w:rFonts w:ascii="Times New Roman" w:hAnsi="Times New Roman"/>
          </w:rPr>
          <w:delText xml:space="preserve">Review, Vol. 16, No. 1, pp. </w:delText>
        </w:r>
      </w:del>
      <w:ins w:id="2097" w:author="Kiro (editorial revision)" w:date="2026-08-14T00:00:00Z">
        <w:r>
          <w:rPr>
            <w:rFonts w:ascii="Times New Roman" w:hAnsi="Times New Roman"/>
          </w:rPr>
          <w:t xml:space="preserve">Review 16 (1): </w:t>
        </w:r>
      </w:ins>
      <w:r>
        <w:rPr>
          <w:rFonts w:ascii="Times New Roman" w:hAnsi="Times New Roman"/>
        </w:rPr>
        <w:t xml:space="preserve">173–196.</w:t>
      </w:r>
    </w:p>
    <w:p>
      <w:pPr>
        <w:spacing w:after="120"/>
        <w:rPr>
          <w:ins w:id="2099" w:author="Kiro (editorial revision)" w:date="2026-08-14T00:00:00Z"/>
        </w:rPr>
      </w:pPr>
      <w:ins w:id="2098" w:author="Kiro (editorial revision)" w:date="2026-08-14T00:00:00Z">
        <w:r>
          <w:rPr>
            <w:rFonts w:ascii="Times New Roman" w:hAnsi="Times New Roman"/>
          </w:rPr>
          <w:t xml:space="preserve">Chowdhury, M. M. H., M. Chowdhury, E. A. Khan, and S. Sajib. 2022. "Supply Chain Relational Capital for Sustainability through Governance: The Moderating Effect of Network Complexity." Supply Chain Management: An International Journal 28 (2): 347–362.</w:t>
        </w:r>
      </w:ins>
    </w:p>
    <w:p>
      <w:pPr>
        <w:spacing w:after="120"/>
      </w:pPr>
      <w:r>
        <w:rPr>
          <w:rFonts w:ascii="Times New Roman" w:hAnsi="Times New Roman"/>
        </w:rPr>
        <w:t xml:space="preserve">Christ, </w:t>
      </w:r>
      <w:del w:id="2100" w:author="Kiro (editorial revision)" w:date="2026-08-14T00:00:00Z">
        <w:r>
          <w:rPr>
            <w:rFonts w:ascii="Times New Roman" w:hAnsi="Times New Roman"/>
          </w:rPr>
          <w:delText xml:space="preserve">K.L. </w:delText>
        </w:r>
      </w:del>
      <w:ins w:id="2101" w:author="Kiro (editorial revision)" w:date="2026-08-14T00:00:00Z">
        <w:r>
          <w:rPr>
            <w:rFonts w:ascii="Times New Roman" w:hAnsi="Times New Roman"/>
          </w:rPr>
          <w:t xml:space="preserve">K. L., </w:t>
        </w:r>
      </w:ins>
      <w:r>
        <w:rPr>
          <w:rFonts w:ascii="Times New Roman" w:hAnsi="Times New Roman"/>
        </w:rPr>
        <w:t xml:space="preserve">and </w:t>
      </w:r>
      <w:del w:id="2102" w:author="Kiro (editorial revision)" w:date="2026-08-14T00:00:00Z">
        <w:r>
          <w:rPr>
            <w:rFonts w:ascii="Times New Roman" w:hAnsi="Times New Roman"/>
          </w:rPr>
          <w:delText xml:space="preserve">Burritt, R.L. (2015), </w:delText>
        </w:r>
      </w:del>
      <w:ins w:id="2103" w:author="Kiro (editorial revision)" w:date="2026-08-14T00:00:00Z">
        <w:r>
          <w:rPr>
            <w:rFonts w:ascii="Times New Roman" w:hAnsi="Times New Roman"/>
          </w:rPr>
          <w:t xml:space="preserve">R. L. Burritt. 2015. </w:t>
        </w:r>
      </w:ins>
      <w:r>
        <w:rPr>
          <w:rFonts w:ascii="Times New Roman" w:hAnsi="Times New Roman"/>
        </w:rPr>
        <w:t xml:space="preserve">"Material Flow Cost Accounting: A Review and Agenda for Future </w:t>
      </w:r>
      <w:del w:id="2104" w:author="Kiro (editorial revision)" w:date="2026-08-14T00:00:00Z">
        <w:r>
          <w:rPr>
            <w:rFonts w:ascii="Times New Roman" w:hAnsi="Times New Roman"/>
          </w:rPr>
          <w:delText xml:space="preserve">research", </w:delText>
        </w:r>
      </w:del>
      <w:ins w:id="2105" w:author="Kiro (editorial revision)" w:date="2026-08-14T00:00:00Z">
        <w:r>
          <w:rPr>
            <w:rFonts w:ascii="Times New Roman" w:hAnsi="Times New Roman"/>
          </w:rPr>
          <w:t xml:space="preserve">Research." </w:t>
        </w:r>
      </w:ins>
      <w:r>
        <w:rPr>
          <w:rFonts w:ascii="Times New Roman" w:hAnsi="Times New Roman"/>
        </w:rPr>
        <w:t xml:space="preserve">Journal of Cleaner </w:t>
      </w:r>
      <w:del w:id="2106" w:author="Kiro (editorial revision)" w:date="2026-08-14T00:00:00Z">
        <w:r>
          <w:rPr>
            <w:rFonts w:ascii="Times New Roman" w:hAnsi="Times New Roman"/>
          </w:rPr>
          <w:delText xml:space="preserve">Production, Vol. 108, pp. </w:delText>
        </w:r>
      </w:del>
      <w:ins w:id="2107" w:author="Kiro (editorial revision)" w:date="2026-08-14T00:00:00Z">
        <w:r>
          <w:rPr>
            <w:rFonts w:ascii="Times New Roman" w:hAnsi="Times New Roman"/>
          </w:rPr>
          <w:t xml:space="preserve">Production 108: </w:t>
        </w:r>
      </w:ins>
      <w:r>
        <w:rPr>
          <w:rFonts w:ascii="Times New Roman" w:hAnsi="Times New Roman"/>
        </w:rPr>
        <w:t xml:space="preserve">1378–1389.</w:t>
      </w:r>
    </w:p>
    <w:p>
      <w:pPr>
        <w:spacing w:after="120"/>
      </w:pPr>
      <w:r>
        <w:rPr>
          <w:rFonts w:ascii="Times New Roman" w:hAnsi="Times New Roman"/>
        </w:rPr>
        <w:t xml:space="preserve">Christ, </w:t>
      </w:r>
      <w:del w:id="2108" w:author="Kiro (editorial revision)" w:date="2026-08-14T00:00:00Z">
        <w:r>
          <w:rPr>
            <w:rFonts w:ascii="Times New Roman" w:hAnsi="Times New Roman"/>
          </w:rPr>
          <w:delText xml:space="preserve">K.L. </w:delText>
        </w:r>
      </w:del>
      <w:ins w:id="2109" w:author="Kiro (editorial revision)" w:date="2026-08-14T00:00:00Z">
        <w:r>
          <w:rPr>
            <w:rFonts w:ascii="Times New Roman" w:hAnsi="Times New Roman"/>
          </w:rPr>
          <w:t xml:space="preserve">K. L., </w:t>
        </w:r>
      </w:ins>
      <w:r>
        <w:rPr>
          <w:rFonts w:ascii="Times New Roman" w:hAnsi="Times New Roman"/>
        </w:rPr>
        <w:t xml:space="preserve">and </w:t>
      </w:r>
      <w:del w:id="2110" w:author="Kiro (editorial revision)" w:date="2026-08-14T00:00:00Z">
        <w:r>
          <w:rPr>
            <w:rFonts w:ascii="Times New Roman" w:hAnsi="Times New Roman"/>
          </w:rPr>
          <w:delText xml:space="preserve">Burritt, </w:delText>
        </w:r>
      </w:del>
      <w:r>
        <w:rPr>
          <w:rFonts w:ascii="Times New Roman" w:hAnsi="Times New Roman"/>
        </w:rPr>
        <w:t xml:space="preserve">R. </w:t>
      </w:r>
      <w:del w:id="2111" w:author="Kiro (editorial revision)" w:date="2026-08-14T00:00:00Z">
        <w:r>
          <w:rPr>
            <w:rFonts w:ascii="Times New Roman" w:hAnsi="Times New Roman"/>
          </w:rPr>
          <w:delText xml:space="preserve">(2017), </w:delText>
        </w:r>
      </w:del>
      <w:ins w:id="2112" w:author="Kiro (editorial revision)" w:date="2026-08-14T00:00:00Z">
        <w:r>
          <w:rPr>
            <w:rFonts w:ascii="Times New Roman" w:hAnsi="Times New Roman"/>
          </w:rPr>
          <w:t xml:space="preserve">Burritt. 2017. </w:t>
        </w:r>
      </w:ins>
      <w:r>
        <w:rPr>
          <w:rFonts w:ascii="Times New Roman" w:hAnsi="Times New Roman"/>
        </w:rPr>
        <w:t xml:space="preserve">"Material Flow Cost Accounting for Food Waste in the Restaurant </w:t>
      </w:r>
      <w:del w:id="2113" w:author="Kiro (editorial revision)" w:date="2026-08-14T00:00:00Z">
        <w:r>
          <w:rPr>
            <w:rFonts w:ascii="Times New Roman" w:hAnsi="Times New Roman"/>
          </w:rPr>
          <w:delText xml:space="preserve">industry", </w:delText>
        </w:r>
      </w:del>
      <w:ins w:id="2114" w:author="Kiro (editorial revision)" w:date="2026-08-14T00:00:00Z">
        <w:r>
          <w:rPr>
            <w:rFonts w:ascii="Times New Roman" w:hAnsi="Times New Roman"/>
          </w:rPr>
          <w:t xml:space="preserve">Industry." </w:t>
        </w:r>
      </w:ins>
      <w:r>
        <w:rPr>
          <w:rFonts w:ascii="Times New Roman" w:hAnsi="Times New Roman"/>
        </w:rPr>
        <w:t xml:space="preserve">British Food </w:t>
      </w:r>
      <w:del w:id="2115" w:author="Kiro (editorial revision)" w:date="2026-08-14T00:00:00Z">
        <w:r>
          <w:rPr>
            <w:rFonts w:ascii="Times New Roman" w:hAnsi="Times New Roman"/>
          </w:rPr>
          <w:delText xml:space="preserve">Journal, Vol. 119, No. 3, pp. </w:delText>
        </w:r>
      </w:del>
      <w:ins w:id="2116" w:author="Kiro (editorial revision)" w:date="2026-08-14T00:00:00Z">
        <w:r>
          <w:rPr>
            <w:rFonts w:ascii="Times New Roman" w:hAnsi="Times New Roman"/>
          </w:rPr>
          <w:t xml:space="preserve">Journal 119 (3): </w:t>
        </w:r>
      </w:ins>
      <w:r>
        <w:rPr>
          <w:rFonts w:ascii="Times New Roman" w:hAnsi="Times New Roman"/>
        </w:rPr>
        <w:t xml:space="preserve">600–612.</w:t>
      </w:r>
    </w:p>
    <w:p>
      <w:pPr>
        <w:spacing w:after="120"/>
        <w:rPr>
          <w:ins w:id="2118" w:author="Kiro (editorial revision)" w:date="2026-08-14T00:00:00Z"/>
        </w:rPr>
      </w:pPr>
      <w:ins w:id="2117" w:author="Kiro (editorial revision)" w:date="2026-08-14T00:00:00Z">
        <w:r>
          <w:rPr>
            <w:rFonts w:ascii="Times New Roman" w:hAnsi="Times New Roman"/>
          </w:rPr>
          <w:t xml:space="preserve">Chung, L., K. H. Tan, and O. Yoshie. 2025. "Sustainable Circular Economy: Unpacking the Unintended Consequences of Digital Transformation in Japanese SMEs." Technological Forecasting and Social Change 221: 124335.</w:t>
        </w:r>
      </w:ins>
    </w:p>
    <w:p>
      <w:pPr>
        <w:spacing w:after="120"/>
        <w:rPr>
          <w:ins w:id="2120" w:author="Kiro (editorial revision)" w:date="2026-08-14T00:00:00Z"/>
        </w:rPr>
      </w:pPr>
      <w:ins w:id="2119" w:author="Kiro (editorial revision)" w:date="2026-08-14T00:00:00Z">
        <w:r>
          <w:rPr>
            <w:rFonts w:ascii="Times New Roman" w:hAnsi="Times New Roman"/>
          </w:rPr>
          <w:t xml:space="preserve">Colombari, R., P. Neirotti, and J. Berbegal-Mirabent. 2024. "Disentangling the Socio-Technical Impacts of Digitalization: What Changes for Shop-Floor Decision-Makers?" International Journal of Production Economics 276: 109377.</w:t>
        </w:r>
      </w:ins>
    </w:p>
    <w:p>
      <w:pPr>
        <w:spacing w:after="120"/>
      </w:pPr>
      <w:r>
        <w:rPr>
          <w:rFonts w:ascii="Times New Roman" w:hAnsi="Times New Roman"/>
        </w:rPr>
        <w:t xml:space="preserve">Corona, B., </w:t>
      </w:r>
      <w:ins w:id="2121" w:author="Kiro (editorial revision)" w:date="2026-08-14T00:00:00Z">
        <w:r>
          <w:rPr>
            <w:rFonts w:ascii="Times New Roman" w:hAnsi="Times New Roman"/>
          </w:rPr>
          <w:t xml:space="preserve">L. </w:t>
        </w:r>
      </w:ins>
      <w:r>
        <w:rPr>
          <w:rFonts w:ascii="Times New Roman" w:hAnsi="Times New Roman"/>
        </w:rPr>
        <w:t xml:space="preserve">Shen, </w:t>
      </w:r>
      <w:del w:id="2122" w:author="Kiro (editorial revision)" w:date="2026-08-14T00:00:00Z">
        <w:r>
          <w:rPr>
            <w:rFonts w:ascii="Times New Roman" w:hAnsi="Times New Roman"/>
          </w:rPr>
          <w:delText xml:space="preserve">L., </w:delText>
        </w:r>
      </w:del>
      <w:ins w:id="2123" w:author="Kiro (editorial revision)" w:date="2026-08-14T00:00:00Z">
        <w:r>
          <w:rPr>
            <w:rFonts w:ascii="Times New Roman" w:hAnsi="Times New Roman"/>
          </w:rPr>
          <w:t xml:space="preserve">D. </w:t>
        </w:r>
      </w:ins>
      <w:r>
        <w:rPr>
          <w:rFonts w:ascii="Times New Roman" w:hAnsi="Times New Roman"/>
        </w:rPr>
        <w:t xml:space="preserve">Reike, </w:t>
      </w:r>
      <w:del w:id="2124" w:author="Kiro (editorial revision)" w:date="2026-08-14T00:00:00Z">
        <w:r>
          <w:rPr>
            <w:rFonts w:ascii="Times New Roman" w:hAnsi="Times New Roman"/>
          </w:rPr>
          <w:delText xml:space="preserve">D., </w:delText>
        </w:r>
      </w:del>
      <w:ins w:id="2125" w:author="Kiro (editorial revision)" w:date="2026-08-14T00:00:00Z">
        <w:r>
          <w:rPr>
            <w:rFonts w:ascii="Times New Roman" w:hAnsi="Times New Roman"/>
          </w:rPr>
          <w:t xml:space="preserve">J. </w:t>
        </w:r>
      </w:ins>
      <w:r>
        <w:rPr>
          <w:rFonts w:ascii="Times New Roman" w:hAnsi="Times New Roman"/>
        </w:rPr>
        <w:t xml:space="preserve">Rosales Carreón, </w:t>
      </w:r>
      <w:del w:id="2126" w:author="Kiro (editorial revision)" w:date="2026-08-14T00:00:00Z">
        <w:r>
          <w:rPr>
            <w:rFonts w:ascii="Times New Roman" w:hAnsi="Times New Roman"/>
          </w:rPr>
          <w:delText xml:space="preserve">J. </w:delText>
        </w:r>
      </w:del>
      <w:r>
        <w:rPr>
          <w:rFonts w:ascii="Times New Roman" w:hAnsi="Times New Roman"/>
        </w:rPr>
        <w:t xml:space="preserve">and </w:t>
      </w:r>
      <w:del w:id="2127" w:author="Kiro (editorial revision)" w:date="2026-08-14T00:00:00Z">
        <w:r>
          <w:rPr>
            <w:rFonts w:ascii="Times New Roman" w:hAnsi="Times New Roman"/>
          </w:rPr>
          <w:delText xml:space="preserve">Worrell, </w:delText>
        </w:r>
      </w:del>
      <w:r>
        <w:rPr>
          <w:rFonts w:ascii="Times New Roman" w:hAnsi="Times New Roman"/>
        </w:rPr>
        <w:t xml:space="preserve">E. </w:t>
      </w:r>
      <w:del w:id="2128" w:author="Kiro (editorial revision)" w:date="2026-08-14T00:00:00Z">
        <w:r>
          <w:rPr>
            <w:rFonts w:ascii="Times New Roman" w:hAnsi="Times New Roman"/>
          </w:rPr>
          <w:delText xml:space="preserve">(2019), </w:delText>
        </w:r>
      </w:del>
      <w:ins w:id="2129" w:author="Kiro (editorial revision)" w:date="2026-08-14T00:00:00Z">
        <w:r>
          <w:rPr>
            <w:rFonts w:ascii="Times New Roman" w:hAnsi="Times New Roman"/>
          </w:rPr>
          <w:t xml:space="preserve">Worrell. 2019. </w:t>
        </w:r>
      </w:ins>
      <w:r>
        <w:rPr>
          <w:rFonts w:ascii="Times New Roman" w:hAnsi="Times New Roman"/>
        </w:rPr>
        <w:t xml:space="preserve">"Towards Sustainable Development through the Circular </w:t>
      </w:r>
      <w:del w:id="2130" w:author="Kiro (editorial revision)" w:date="2026-08-14T00:00:00Z">
        <w:r>
          <w:rPr>
            <w:rFonts w:ascii="Times New Roman" w:hAnsi="Times New Roman"/>
          </w:rPr>
          <w:delText xml:space="preserve">economy—A </w:delText>
        </w:r>
      </w:del>
      <w:ins w:id="2131" w:author="Kiro (editorial revision)" w:date="2026-08-14T00:00:00Z">
        <w:r>
          <w:rPr>
            <w:rFonts w:ascii="Times New Roman" w:hAnsi="Times New Roman"/>
          </w:rPr>
          <w:t xml:space="preserve">Economy — A </w:t>
        </w:r>
      </w:ins>
      <w:r>
        <w:rPr>
          <w:rFonts w:ascii="Times New Roman" w:hAnsi="Times New Roman"/>
        </w:rPr>
        <w:t xml:space="preserve">Review and Critical Assessment on Current Circularity </w:t>
      </w:r>
      <w:del w:id="2132" w:author="Kiro (editorial revision)" w:date="2026-08-14T00:00:00Z">
        <w:r>
          <w:rPr>
            <w:rFonts w:ascii="Times New Roman" w:hAnsi="Times New Roman"/>
          </w:rPr>
          <w:delText xml:space="preserve">metrics", </w:delText>
        </w:r>
      </w:del>
      <w:ins w:id="2133" w:author="Kiro (editorial revision)" w:date="2026-08-14T00:00:00Z">
        <w:r>
          <w:rPr>
            <w:rFonts w:ascii="Times New Roman" w:hAnsi="Times New Roman"/>
          </w:rPr>
          <w:t xml:space="preserve">Metrics." </w:t>
        </w:r>
      </w:ins>
      <w:r>
        <w:rPr>
          <w:rFonts w:ascii="Times New Roman" w:hAnsi="Times New Roman"/>
        </w:rPr>
        <w:t xml:space="preserve">Resources, Conservation and </w:t>
      </w:r>
      <w:del w:id="2134" w:author="Kiro (editorial revision)" w:date="2026-08-14T00:00:00Z">
        <w:r>
          <w:rPr>
            <w:rFonts w:ascii="Times New Roman" w:hAnsi="Times New Roman"/>
          </w:rPr>
          <w:delText xml:space="preserve">Recycling, Vol. 151, pp. </w:delText>
        </w:r>
      </w:del>
      <w:ins w:id="2135" w:author="Kiro (editorial revision)" w:date="2026-08-14T00:00:00Z">
        <w:r>
          <w:rPr>
            <w:rFonts w:ascii="Times New Roman" w:hAnsi="Times New Roman"/>
          </w:rPr>
          <w:t xml:space="preserve">Recycling 151: </w:t>
        </w:r>
      </w:ins>
      <w:r>
        <w:rPr>
          <w:rFonts w:ascii="Times New Roman" w:hAnsi="Times New Roman"/>
        </w:rPr>
        <w:t xml:space="preserve">104498.</w:t>
      </w:r>
    </w:p>
    <w:p>
      <w:pPr>
        <w:spacing w:after="120"/>
      </w:pPr>
      <w:r>
        <w:rPr>
          <w:rFonts w:ascii="Times New Roman" w:hAnsi="Times New Roman"/>
        </w:rPr>
        <w:t xml:space="preserve">Corvellec, H., </w:t>
      </w:r>
      <w:ins w:id="2136" w:author="Kiro (editorial revision)" w:date="2026-08-14T00:00:00Z">
        <w:r>
          <w:rPr>
            <w:rFonts w:ascii="Times New Roman" w:hAnsi="Times New Roman"/>
          </w:rPr>
          <w:t xml:space="preserve">A. F. </w:t>
        </w:r>
      </w:ins>
      <w:r>
        <w:rPr>
          <w:rFonts w:ascii="Times New Roman" w:hAnsi="Times New Roman"/>
        </w:rPr>
        <w:t xml:space="preserve">Stowell, </w:t>
      </w:r>
      <w:del w:id="2137" w:author="Kiro (editorial revision)" w:date="2026-08-14T00:00:00Z">
        <w:r>
          <w:rPr>
            <w:rFonts w:ascii="Times New Roman" w:hAnsi="Times New Roman"/>
          </w:rPr>
          <w:delText xml:space="preserve">A.F. </w:delText>
        </w:r>
      </w:del>
      <w:r>
        <w:rPr>
          <w:rFonts w:ascii="Times New Roman" w:hAnsi="Times New Roman"/>
        </w:rPr>
        <w:t xml:space="preserve">and </w:t>
      </w:r>
      <w:del w:id="2138" w:author="Kiro (editorial revision)" w:date="2026-08-14T00:00:00Z">
        <w:r>
          <w:rPr>
            <w:rFonts w:ascii="Times New Roman" w:hAnsi="Times New Roman"/>
          </w:rPr>
          <w:delText xml:space="preserve">Johansson, </w:delText>
        </w:r>
      </w:del>
      <w:r>
        <w:rPr>
          <w:rFonts w:ascii="Times New Roman" w:hAnsi="Times New Roman"/>
        </w:rPr>
        <w:t xml:space="preserve">N. </w:t>
      </w:r>
      <w:del w:id="2139" w:author="Kiro (editorial revision)" w:date="2026-08-14T00:00:00Z">
        <w:r>
          <w:rPr>
            <w:rFonts w:ascii="Times New Roman" w:hAnsi="Times New Roman"/>
          </w:rPr>
          <w:delText xml:space="preserve">(2022), </w:delText>
        </w:r>
      </w:del>
      <w:ins w:id="2140" w:author="Kiro (editorial revision)" w:date="2026-08-14T00:00:00Z">
        <w:r>
          <w:rPr>
            <w:rFonts w:ascii="Times New Roman" w:hAnsi="Times New Roman"/>
          </w:rPr>
          <w:t xml:space="preserve">Johansson. 2022. </w:t>
        </w:r>
      </w:ins>
      <w:r>
        <w:rPr>
          <w:rFonts w:ascii="Times New Roman" w:hAnsi="Times New Roman"/>
        </w:rPr>
        <w:t xml:space="preserve">"Critiques of the Circular </w:t>
      </w:r>
      <w:del w:id="2141" w:author="Kiro (editorial revision)" w:date="2026-08-14T00:00:00Z">
        <w:r>
          <w:rPr>
            <w:rFonts w:ascii="Times New Roman" w:hAnsi="Times New Roman"/>
          </w:rPr>
          <w:delText xml:space="preserve">economy", </w:delText>
        </w:r>
      </w:del>
      <w:ins w:id="2142" w:author="Kiro (editorial revision)" w:date="2026-08-14T00:00:00Z">
        <w:r>
          <w:rPr>
            <w:rFonts w:ascii="Times New Roman" w:hAnsi="Times New Roman"/>
          </w:rPr>
          <w:t xml:space="preserve">Economy." </w:t>
        </w:r>
      </w:ins>
      <w:r>
        <w:rPr>
          <w:rFonts w:ascii="Times New Roman" w:hAnsi="Times New Roman"/>
        </w:rPr>
        <w:t xml:space="preserve">Journal of Industrial </w:t>
      </w:r>
      <w:del w:id="2143" w:author="Kiro (editorial revision)" w:date="2026-08-14T00:00:00Z">
        <w:r>
          <w:rPr>
            <w:rFonts w:ascii="Times New Roman" w:hAnsi="Times New Roman"/>
          </w:rPr>
          <w:delText xml:space="preserve">Ecology, Vol. 26, No. 2, pp. </w:delText>
        </w:r>
      </w:del>
      <w:ins w:id="2144" w:author="Kiro (editorial revision)" w:date="2026-08-14T00:00:00Z">
        <w:r>
          <w:rPr>
            <w:rFonts w:ascii="Times New Roman" w:hAnsi="Times New Roman"/>
          </w:rPr>
          <w:t xml:space="preserve">Ecology 26 (2): </w:t>
        </w:r>
      </w:ins>
      <w:r>
        <w:rPr>
          <w:rFonts w:ascii="Times New Roman" w:hAnsi="Times New Roman"/>
        </w:rPr>
        <w:t xml:space="preserve">421–432.</w:t>
      </w:r>
    </w:p>
    <w:p>
      <w:pPr>
        <w:spacing w:after="120"/>
      </w:pPr>
      <w:r>
        <w:rPr>
          <w:rFonts w:ascii="Times New Roman" w:hAnsi="Times New Roman"/>
        </w:rPr>
        <w:t xml:space="preserve">De Angelis, R., </w:t>
      </w:r>
      <w:ins w:id="2145" w:author="Kiro (editorial revision)" w:date="2026-08-14T00:00:00Z">
        <w:r>
          <w:rPr>
            <w:rFonts w:ascii="Times New Roman" w:hAnsi="Times New Roman"/>
          </w:rPr>
          <w:t xml:space="preserve">M. </w:t>
        </w:r>
      </w:ins>
      <w:r>
        <w:rPr>
          <w:rFonts w:ascii="Times New Roman" w:hAnsi="Times New Roman"/>
        </w:rPr>
        <w:t xml:space="preserve">Howard, </w:t>
      </w:r>
      <w:del w:id="2146" w:author="Kiro (editorial revision)" w:date="2026-08-14T00:00:00Z">
        <w:r>
          <w:rPr>
            <w:rFonts w:ascii="Times New Roman" w:hAnsi="Times New Roman"/>
          </w:rPr>
          <w:delText xml:space="preserve">M. </w:delText>
        </w:r>
      </w:del>
      <w:r>
        <w:rPr>
          <w:rFonts w:ascii="Times New Roman" w:hAnsi="Times New Roman"/>
        </w:rPr>
        <w:t xml:space="preserve">and </w:t>
      </w:r>
      <w:del w:id="2147" w:author="Kiro (editorial revision)" w:date="2026-08-14T00:00:00Z">
        <w:r>
          <w:rPr>
            <w:rFonts w:ascii="Times New Roman" w:hAnsi="Times New Roman"/>
          </w:rPr>
          <w:delText xml:space="preserve">Miemczyk, </w:delText>
        </w:r>
      </w:del>
      <w:r>
        <w:rPr>
          <w:rFonts w:ascii="Times New Roman" w:hAnsi="Times New Roman"/>
        </w:rPr>
        <w:t xml:space="preserve">J. </w:t>
      </w:r>
      <w:del w:id="2148" w:author="Kiro (editorial revision)" w:date="2026-08-14T00:00:00Z">
        <w:r>
          <w:rPr>
            <w:rFonts w:ascii="Times New Roman" w:hAnsi="Times New Roman"/>
          </w:rPr>
          <w:delText xml:space="preserve">(2018), </w:delText>
        </w:r>
      </w:del>
      <w:ins w:id="2149" w:author="Kiro (editorial revision)" w:date="2026-08-14T00:00:00Z">
        <w:r>
          <w:rPr>
            <w:rFonts w:ascii="Times New Roman" w:hAnsi="Times New Roman"/>
          </w:rPr>
          <w:t xml:space="preserve">Miemczyk. 2018. </w:t>
        </w:r>
      </w:ins>
      <w:r>
        <w:rPr>
          <w:rFonts w:ascii="Times New Roman" w:hAnsi="Times New Roman"/>
        </w:rPr>
        <w:t xml:space="preserve">"Supply Chain Management and the Circular Economy: Towards the Circular Supply </w:t>
      </w:r>
      <w:del w:id="2150" w:author="Kiro (editorial revision)" w:date="2026-08-14T00:00:00Z">
        <w:r>
          <w:rPr>
            <w:rFonts w:ascii="Times New Roman" w:hAnsi="Times New Roman"/>
          </w:rPr>
          <w:delText xml:space="preserve">chain", </w:delText>
        </w:r>
      </w:del>
      <w:ins w:id="2151" w:author="Kiro (editorial revision)" w:date="2026-08-14T00:00:00Z">
        <w:r>
          <w:rPr>
            <w:rFonts w:ascii="Times New Roman" w:hAnsi="Times New Roman"/>
          </w:rPr>
          <w:t xml:space="preserve">Chain." </w:t>
        </w:r>
      </w:ins>
      <w:r>
        <w:rPr>
          <w:rFonts w:ascii="Times New Roman" w:hAnsi="Times New Roman"/>
        </w:rPr>
        <w:t xml:space="preserve">Production Planning &amp; </w:t>
      </w:r>
      <w:del w:id="2152" w:author="Kiro (editorial revision)" w:date="2026-08-14T00:00:00Z">
        <w:r>
          <w:rPr>
            <w:rFonts w:ascii="Times New Roman" w:hAnsi="Times New Roman"/>
          </w:rPr>
          <w:delText xml:space="preserve">Control, Vol. 29, No. 6, pp. </w:delText>
        </w:r>
      </w:del>
      <w:ins w:id="2153" w:author="Kiro (editorial revision)" w:date="2026-08-14T00:00:00Z">
        <w:r>
          <w:rPr>
            <w:rFonts w:ascii="Times New Roman" w:hAnsi="Times New Roman"/>
          </w:rPr>
          <w:t xml:space="preserve">Control 29 (6): </w:t>
        </w:r>
      </w:ins>
      <w:r>
        <w:rPr>
          <w:rFonts w:ascii="Times New Roman" w:hAnsi="Times New Roman"/>
        </w:rPr>
        <w:t xml:space="preserve">425–437.</w:t>
      </w:r>
    </w:p>
    <w:p>
      <w:pPr>
        <w:spacing w:after="120"/>
        <w:rPr>
          <w:ins w:id="2155" w:author="Kiro (editorial revision)" w:date="2026-08-14T00:00:00Z"/>
        </w:rPr>
      </w:pPr>
      <w:ins w:id="2154" w:author="Kiro (editorial revision)" w:date="2026-08-14T00:00:00Z">
        <w:r>
          <w:rPr>
            <w:rFonts w:ascii="Times New Roman" w:hAnsi="Times New Roman"/>
          </w:rPr>
          <w:t xml:space="preserve">de Mendonça Santos, A., C. J. De Melo Santos, A. Santana Barbosa, and Â. M. O. Sant'Anna. 2026. "The Role of the Industry 4.0 Technologies for Industry 5.0 Development in Small and Medium Enterprises." International Journal of Production Research, in press.</w:t>
        </w:r>
      </w:ins>
    </w:p>
    <w:p>
      <w:pPr>
        <w:spacing w:after="120"/>
        <w:rPr>
          <w:ins w:id="2157" w:author="Kiro (editorial revision)" w:date="2026-08-14T00:00:00Z"/>
        </w:rPr>
      </w:pPr>
      <w:ins w:id="2156" w:author="Kiro (editorial revision)" w:date="2026-08-14T00:00:00Z">
        <w:r>
          <w:rPr>
            <w:rFonts w:ascii="Times New Roman" w:hAnsi="Times New Roman"/>
          </w:rPr>
          <w:t xml:space="preserve">de Oliveira, C. T., and G. G. A. Oliveira. 2023. "What Circular Economy Indicators Really Measure? An Overview of Circular Economy Principles and Sustainable Development Goals." Resources, Conservation and Recycling 190: 106850.</w:t>
        </w:r>
      </w:ins>
    </w:p>
    <w:p>
      <w:pPr>
        <w:spacing w:after="120"/>
        <w:rPr>
          <w:ins w:id="2159" w:author="Kiro (editorial revision)" w:date="2026-08-14T00:00:00Z"/>
        </w:rPr>
      </w:pPr>
      <w:ins w:id="2158" w:author="Kiro (editorial revision)" w:date="2026-08-14T00:00:00Z">
        <w:r>
          <w:rPr>
            <w:rFonts w:ascii="Times New Roman" w:hAnsi="Times New Roman"/>
          </w:rPr>
          <w:t xml:space="preserve">Dey, P. K., C. Malesios, S. Chowdhury, K. Saha, and P. Budhwar. 2022. "Adoption of Circular Economy Practices in Small and Medium-Sized Enterprises: Evidence from Europe." International Journal of Production Economics 248: 108496.</w:t>
        </w:r>
      </w:ins>
    </w:p>
    <w:p>
      <w:pPr>
        <w:spacing w:after="120"/>
        <w:rPr>
          <w:ins w:id="2161" w:author="Kiro (editorial revision)" w:date="2026-08-14T00:00:00Z"/>
        </w:rPr>
      </w:pPr>
      <w:ins w:id="2160" w:author="Kiro (editorial revision)" w:date="2026-08-14T00:00:00Z">
        <w:r>
          <w:rPr>
            <w:rFonts w:ascii="Times New Roman" w:hAnsi="Times New Roman"/>
          </w:rPr>
          <w:t xml:space="preserve">Do, Q., N. Mishra, C. Colicchia, A. Creazza, and A. Ramudhin. 2022. "An Extended Institutional Theory Perspective on the Adoption of Circular Economy Practices: Insights from the Seafood Industry." International Journal of Production Economics 247: 108400.</w:t>
        </w:r>
      </w:ins>
    </w:p>
    <w:p>
      <w:pPr>
        <w:spacing w:after="120"/>
        <w:rPr>
          <w:ins w:id="2163" w:author="Kiro (editorial revision)" w:date="2026-08-14T00:00:00Z"/>
        </w:rPr>
      </w:pPr>
      <w:ins w:id="2162" w:author="Kiro (editorial revision)" w:date="2026-08-14T00:00:00Z">
        <w:r>
          <w:rPr>
            <w:rFonts w:ascii="Times New Roman" w:hAnsi="Times New Roman"/>
          </w:rPr>
          <w:t xml:space="preserve">Durak Uşar, D., and M. A. Soytas. 2022. "Sustainability Outcomes in Multi-Tier Supply Chains: An Empirical Study of Turkish Manufacturing Firms." International Journal of Production Research 61 (14): 4625–4656.</w:t>
        </w:r>
      </w:ins>
    </w:p>
    <w:p>
      <w:pPr>
        <w:spacing w:after="120"/>
      </w:pPr>
      <w:r>
        <w:rPr>
          <w:rFonts w:ascii="Times New Roman" w:hAnsi="Times New Roman"/>
        </w:rPr>
        <w:t xml:space="preserve">Eisenhardt, </w:t>
      </w:r>
      <w:del w:id="2164" w:author="Kiro (editorial revision)" w:date="2026-08-14T00:00:00Z">
        <w:r>
          <w:rPr>
            <w:rFonts w:ascii="Times New Roman" w:hAnsi="Times New Roman"/>
          </w:rPr>
          <w:delText xml:space="preserve">K.M. </w:delText>
        </w:r>
      </w:del>
      <w:ins w:id="2165" w:author="Kiro (editorial revision)" w:date="2026-08-14T00:00:00Z">
        <w:r>
          <w:rPr>
            <w:rFonts w:ascii="Times New Roman" w:hAnsi="Times New Roman"/>
          </w:rPr>
          <w:t xml:space="preserve">K. M., </w:t>
        </w:r>
      </w:ins>
      <w:r>
        <w:rPr>
          <w:rFonts w:ascii="Times New Roman" w:hAnsi="Times New Roman"/>
        </w:rPr>
        <w:t xml:space="preserve">and </w:t>
      </w:r>
      <w:del w:id="2166" w:author="Kiro (editorial revision)" w:date="2026-08-14T00:00:00Z">
        <w:r>
          <w:rPr>
            <w:rFonts w:ascii="Times New Roman" w:hAnsi="Times New Roman"/>
          </w:rPr>
          <w:delText xml:space="preserve">Martin, J.A. (2000), </w:delText>
        </w:r>
      </w:del>
      <w:ins w:id="2167" w:author="Kiro (editorial revision)" w:date="2026-08-14T00:00:00Z">
        <w:r>
          <w:rPr>
            <w:rFonts w:ascii="Times New Roman" w:hAnsi="Times New Roman"/>
          </w:rPr>
          <w:t xml:space="preserve">J. A. Martin. 2000. </w:t>
        </w:r>
      </w:ins>
      <w:r>
        <w:rPr>
          <w:rFonts w:ascii="Times New Roman" w:hAnsi="Times New Roman"/>
        </w:rPr>
        <w:t xml:space="preserve">"Dynamic Capabilities: What Are </w:t>
      </w:r>
      <w:del w:id="2168" w:author="Kiro (editorial revision)" w:date="2026-08-14T00:00:00Z">
        <w:r>
          <w:rPr>
            <w:rFonts w:ascii="Times New Roman" w:hAnsi="Times New Roman"/>
          </w:rPr>
          <w:delText xml:space="preserve">they?", </w:delText>
        </w:r>
      </w:del>
      <w:ins w:id="2169" w:author="Kiro (editorial revision)" w:date="2026-08-14T00:00:00Z">
        <w:r>
          <w:rPr>
            <w:rFonts w:ascii="Times New Roman" w:hAnsi="Times New Roman"/>
          </w:rPr>
          <w:t xml:space="preserve">They?" </w:t>
        </w:r>
      </w:ins>
      <w:r>
        <w:rPr>
          <w:rFonts w:ascii="Times New Roman" w:hAnsi="Times New Roman"/>
        </w:rPr>
        <w:t xml:space="preserve">Strategic Management </w:t>
      </w:r>
      <w:del w:id="2170" w:author="Kiro (editorial revision)" w:date="2026-08-14T00:00:00Z">
        <w:r>
          <w:rPr>
            <w:rFonts w:ascii="Times New Roman" w:hAnsi="Times New Roman"/>
          </w:rPr>
          <w:delText xml:space="preserve">Journal, Vol. 21, No. 10-11, pp. </w:delText>
        </w:r>
      </w:del>
      <w:ins w:id="2171" w:author="Kiro (editorial revision)" w:date="2026-08-14T00:00:00Z">
        <w:r>
          <w:rPr>
            <w:rFonts w:ascii="Times New Roman" w:hAnsi="Times New Roman"/>
          </w:rPr>
          <w:t xml:space="preserve">Journal 21 (10–11): </w:t>
        </w:r>
      </w:ins>
      <w:r>
        <w:rPr>
          <w:rFonts w:ascii="Times New Roman" w:hAnsi="Times New Roman"/>
        </w:rPr>
        <w:t xml:space="preserve">1105–1121.</w:t>
      </w:r>
    </w:p>
    <w:p>
      <w:pPr>
        <w:spacing w:after="120"/>
      </w:pPr>
      <w:r>
        <w:rPr>
          <w:rFonts w:ascii="Times New Roman" w:hAnsi="Times New Roman"/>
        </w:rPr>
        <w:t xml:space="preserve">Farooque, M., </w:t>
      </w:r>
      <w:ins w:id="2172" w:author="Kiro (editorial revision)" w:date="2026-08-14T00:00:00Z">
        <w:r>
          <w:rPr>
            <w:rFonts w:ascii="Times New Roman" w:hAnsi="Times New Roman"/>
          </w:rPr>
          <w:t xml:space="preserve">A. </w:t>
        </w:r>
      </w:ins>
      <w:r>
        <w:rPr>
          <w:rFonts w:ascii="Times New Roman" w:hAnsi="Times New Roman"/>
        </w:rPr>
        <w:t xml:space="preserve">Zhang, </w:t>
      </w:r>
      <w:del w:id="2173" w:author="Kiro (editorial revision)" w:date="2026-08-14T00:00:00Z">
        <w:r>
          <w:rPr>
            <w:rFonts w:ascii="Times New Roman" w:hAnsi="Times New Roman"/>
          </w:rPr>
          <w:delText xml:space="preserve">A. </w:delText>
        </w:r>
      </w:del>
      <w:r>
        <w:rPr>
          <w:rFonts w:ascii="Times New Roman" w:hAnsi="Times New Roman"/>
        </w:rPr>
        <w:t xml:space="preserve">and </w:t>
      </w:r>
      <w:del w:id="2174" w:author="Kiro (editorial revision)" w:date="2026-08-14T00:00:00Z">
        <w:r>
          <w:rPr>
            <w:rFonts w:ascii="Times New Roman" w:hAnsi="Times New Roman"/>
          </w:rPr>
          <w:delText xml:space="preserve">Liu, </w:delText>
        </w:r>
      </w:del>
      <w:r>
        <w:rPr>
          <w:rFonts w:ascii="Times New Roman" w:hAnsi="Times New Roman"/>
        </w:rPr>
        <w:t xml:space="preserve">Y. </w:t>
      </w:r>
      <w:del w:id="2175" w:author="Kiro (editorial revision)" w:date="2026-08-14T00:00:00Z">
        <w:r>
          <w:rPr>
            <w:rFonts w:ascii="Times New Roman" w:hAnsi="Times New Roman"/>
          </w:rPr>
          <w:delText xml:space="preserve">(2019a), </w:delText>
        </w:r>
      </w:del>
      <w:ins w:id="2176" w:author="Kiro (editorial revision)" w:date="2026-08-14T00:00:00Z">
        <w:r>
          <w:rPr>
            <w:rFonts w:ascii="Times New Roman" w:hAnsi="Times New Roman"/>
          </w:rPr>
          <w:t xml:space="preserve">Liu. 2019a. </w:t>
        </w:r>
      </w:ins>
      <w:r>
        <w:rPr>
          <w:rFonts w:ascii="Times New Roman" w:hAnsi="Times New Roman"/>
        </w:rPr>
        <w:t xml:space="preserve">"Barriers to Circular Food Supply Chains in </w:t>
      </w:r>
      <w:del w:id="2177" w:author="Kiro (editorial revision)" w:date="2026-08-14T00:00:00Z">
        <w:r>
          <w:rPr>
            <w:rFonts w:ascii="Times New Roman" w:hAnsi="Times New Roman"/>
          </w:rPr>
          <w:delText xml:space="preserve">China", </w:delText>
        </w:r>
      </w:del>
      <w:ins w:id="2178" w:author="Kiro (editorial revision)" w:date="2026-08-14T00:00:00Z">
        <w:r>
          <w:rPr>
            <w:rFonts w:ascii="Times New Roman" w:hAnsi="Times New Roman"/>
          </w:rPr>
          <w:t xml:space="preserve">China." </w:t>
        </w:r>
      </w:ins>
      <w:r>
        <w:rPr>
          <w:rFonts w:ascii="Times New Roman" w:hAnsi="Times New Roman"/>
        </w:rPr>
        <w:t xml:space="preserve">Supply Chain Management: An International </w:t>
      </w:r>
      <w:del w:id="2179" w:author="Kiro (editorial revision)" w:date="2026-08-14T00:00:00Z">
        <w:r>
          <w:rPr>
            <w:rFonts w:ascii="Times New Roman" w:hAnsi="Times New Roman"/>
          </w:rPr>
          <w:delText xml:space="preserve">Journal, Vol. 24, No. 5, pp. </w:delText>
        </w:r>
      </w:del>
      <w:ins w:id="2180" w:author="Kiro (editorial revision)" w:date="2026-08-14T00:00:00Z">
        <w:r>
          <w:rPr>
            <w:rFonts w:ascii="Times New Roman" w:hAnsi="Times New Roman"/>
          </w:rPr>
          <w:t xml:space="preserve">Journal 24 (5): </w:t>
        </w:r>
      </w:ins>
      <w:r>
        <w:rPr>
          <w:rFonts w:ascii="Times New Roman" w:hAnsi="Times New Roman"/>
        </w:rPr>
        <w:t xml:space="preserve">677–696.</w:t>
      </w:r>
    </w:p>
    <w:p>
      <w:pPr>
        <w:spacing w:after="120"/>
      </w:pPr>
      <w:r>
        <w:rPr>
          <w:rFonts w:ascii="Times New Roman" w:hAnsi="Times New Roman"/>
        </w:rPr>
        <w:t xml:space="preserve">Farooque, M., </w:t>
      </w:r>
      <w:ins w:id="2181" w:author="Kiro (editorial revision)" w:date="2026-08-14T00:00:00Z">
        <w:r>
          <w:rPr>
            <w:rFonts w:ascii="Times New Roman" w:hAnsi="Times New Roman"/>
          </w:rPr>
          <w:t xml:space="preserve">A. </w:t>
        </w:r>
      </w:ins>
      <w:r>
        <w:rPr>
          <w:rFonts w:ascii="Times New Roman" w:hAnsi="Times New Roman"/>
        </w:rPr>
        <w:t xml:space="preserve">Zhang, </w:t>
      </w:r>
      <w:del w:id="2182" w:author="Kiro (editorial revision)" w:date="2026-08-14T00:00:00Z">
        <w:r>
          <w:rPr>
            <w:rFonts w:ascii="Times New Roman" w:hAnsi="Times New Roman"/>
          </w:rPr>
          <w:delText xml:space="preserve">A., </w:delText>
        </w:r>
      </w:del>
      <w:ins w:id="2183" w:author="Kiro (editorial revision)" w:date="2026-08-14T00:00:00Z">
        <w:r>
          <w:rPr>
            <w:rFonts w:ascii="Times New Roman" w:hAnsi="Times New Roman"/>
          </w:rPr>
          <w:t xml:space="preserve">M. </w:t>
        </w:r>
      </w:ins>
      <w:r>
        <w:rPr>
          <w:rFonts w:ascii="Times New Roman" w:hAnsi="Times New Roman"/>
        </w:rPr>
        <w:t xml:space="preserve">Thürer, </w:t>
      </w:r>
      <w:del w:id="2184" w:author="Kiro (editorial revision)" w:date="2026-08-14T00:00:00Z">
        <w:r>
          <w:rPr>
            <w:rFonts w:ascii="Times New Roman" w:hAnsi="Times New Roman"/>
          </w:rPr>
          <w:delText xml:space="preserve">M., </w:delText>
        </w:r>
      </w:del>
      <w:ins w:id="2185" w:author="Kiro (editorial revision)" w:date="2026-08-14T00:00:00Z">
        <w:r>
          <w:rPr>
            <w:rFonts w:ascii="Times New Roman" w:hAnsi="Times New Roman"/>
          </w:rPr>
          <w:t xml:space="preserve">T. </w:t>
        </w:r>
      </w:ins>
      <w:r>
        <w:rPr>
          <w:rFonts w:ascii="Times New Roman" w:hAnsi="Times New Roman"/>
        </w:rPr>
        <w:t xml:space="preserve">Qu, </w:t>
      </w:r>
      <w:del w:id="2186" w:author="Kiro (editorial revision)" w:date="2026-08-14T00:00:00Z">
        <w:r>
          <w:rPr>
            <w:rFonts w:ascii="Times New Roman" w:hAnsi="Times New Roman"/>
          </w:rPr>
          <w:delText xml:space="preserve">T. </w:delText>
        </w:r>
      </w:del>
      <w:r>
        <w:rPr>
          <w:rFonts w:ascii="Times New Roman" w:hAnsi="Times New Roman"/>
        </w:rPr>
        <w:t xml:space="preserve">and </w:t>
      </w:r>
      <w:del w:id="2187" w:author="Kiro (editorial revision)" w:date="2026-08-14T00:00:00Z">
        <w:r>
          <w:rPr>
            <w:rFonts w:ascii="Times New Roman" w:hAnsi="Times New Roman"/>
          </w:rPr>
          <w:delText xml:space="preserve">Huisingh, </w:delText>
        </w:r>
      </w:del>
      <w:r>
        <w:rPr>
          <w:rFonts w:ascii="Times New Roman" w:hAnsi="Times New Roman"/>
        </w:rPr>
        <w:t xml:space="preserve">D. </w:t>
      </w:r>
      <w:del w:id="2188" w:author="Kiro (editorial revision)" w:date="2026-08-14T00:00:00Z">
        <w:r>
          <w:rPr>
            <w:rFonts w:ascii="Times New Roman" w:hAnsi="Times New Roman"/>
          </w:rPr>
          <w:delText xml:space="preserve">(2019b), </w:delText>
        </w:r>
      </w:del>
      <w:ins w:id="2189" w:author="Kiro (editorial revision)" w:date="2026-08-14T00:00:00Z">
        <w:r>
          <w:rPr>
            <w:rFonts w:ascii="Times New Roman" w:hAnsi="Times New Roman"/>
          </w:rPr>
          <w:t xml:space="preserve">Huisingh. 2019b. </w:t>
        </w:r>
      </w:ins>
      <w:r>
        <w:rPr>
          <w:rFonts w:ascii="Times New Roman" w:hAnsi="Times New Roman"/>
        </w:rPr>
        <w:t xml:space="preserve">"Circular Supply Chain Management: A Definition and Structured Literature </w:t>
      </w:r>
      <w:del w:id="2190" w:author="Kiro (editorial revision)" w:date="2026-08-14T00:00:00Z">
        <w:r>
          <w:rPr>
            <w:rFonts w:ascii="Times New Roman" w:hAnsi="Times New Roman"/>
          </w:rPr>
          <w:delText xml:space="preserve">review", </w:delText>
        </w:r>
      </w:del>
      <w:ins w:id="2191" w:author="Kiro (editorial revision)" w:date="2026-08-14T00:00:00Z">
        <w:r>
          <w:rPr>
            <w:rFonts w:ascii="Times New Roman" w:hAnsi="Times New Roman"/>
          </w:rPr>
          <w:t xml:space="preserve">Review." </w:t>
        </w:r>
      </w:ins>
      <w:r>
        <w:rPr>
          <w:rFonts w:ascii="Times New Roman" w:hAnsi="Times New Roman"/>
        </w:rPr>
        <w:t xml:space="preserve">Journal of Cleaner </w:t>
      </w:r>
      <w:del w:id="2192" w:author="Kiro (editorial revision)" w:date="2026-08-14T00:00:00Z">
        <w:r>
          <w:rPr>
            <w:rFonts w:ascii="Times New Roman" w:hAnsi="Times New Roman"/>
          </w:rPr>
          <w:delText xml:space="preserve">Production, Vol. 228, pp. </w:delText>
        </w:r>
      </w:del>
      <w:ins w:id="2193" w:author="Kiro (editorial revision)" w:date="2026-08-14T00:00:00Z">
        <w:r>
          <w:rPr>
            <w:rFonts w:ascii="Times New Roman" w:hAnsi="Times New Roman"/>
          </w:rPr>
          <w:t xml:space="preserve">Production 228: </w:t>
        </w:r>
      </w:ins>
      <w:r>
        <w:rPr>
          <w:rFonts w:ascii="Times New Roman" w:hAnsi="Times New Roman"/>
        </w:rPr>
        <w:t xml:space="preserve">882–900.</w:t>
      </w:r>
    </w:p>
    <w:p>
      <w:pPr>
        <w:spacing w:after="120"/>
      </w:pPr>
      <w:r>
        <w:rPr>
          <w:rFonts w:ascii="Times New Roman" w:hAnsi="Times New Roman"/>
        </w:rPr>
        <w:t xml:space="preserve">Ferreira, A., </w:t>
      </w:r>
      <w:ins w:id="2194" w:author="Kiro (editorial revision)" w:date="2026-08-14T00:00:00Z">
        <w:r>
          <w:rPr>
            <w:rFonts w:ascii="Times New Roman" w:hAnsi="Times New Roman"/>
          </w:rPr>
          <w:t xml:space="preserve">C. </w:t>
        </w:r>
      </w:ins>
      <w:r>
        <w:rPr>
          <w:rFonts w:ascii="Times New Roman" w:hAnsi="Times New Roman"/>
        </w:rPr>
        <w:t xml:space="preserve">Moulang, </w:t>
      </w:r>
      <w:del w:id="2195" w:author="Kiro (editorial revision)" w:date="2026-08-14T00:00:00Z">
        <w:r>
          <w:rPr>
            <w:rFonts w:ascii="Times New Roman" w:hAnsi="Times New Roman"/>
          </w:rPr>
          <w:delText xml:space="preserve">C. </w:delText>
        </w:r>
      </w:del>
      <w:r>
        <w:rPr>
          <w:rFonts w:ascii="Times New Roman" w:hAnsi="Times New Roman"/>
        </w:rPr>
        <w:t xml:space="preserve">and </w:t>
      </w:r>
      <w:del w:id="2196" w:author="Kiro (editorial revision)" w:date="2026-08-14T00:00:00Z">
        <w:r>
          <w:rPr>
            <w:rFonts w:ascii="Times New Roman" w:hAnsi="Times New Roman"/>
          </w:rPr>
          <w:delText xml:space="preserve">Hendro, </w:delText>
        </w:r>
      </w:del>
      <w:r>
        <w:rPr>
          <w:rFonts w:ascii="Times New Roman" w:hAnsi="Times New Roman"/>
        </w:rPr>
        <w:t xml:space="preserve">B. </w:t>
      </w:r>
      <w:del w:id="2197" w:author="Kiro (editorial revision)" w:date="2026-08-14T00:00:00Z">
        <w:r>
          <w:rPr>
            <w:rFonts w:ascii="Times New Roman" w:hAnsi="Times New Roman"/>
          </w:rPr>
          <w:delText xml:space="preserve">(2010), </w:delText>
        </w:r>
      </w:del>
      <w:ins w:id="2198" w:author="Kiro (editorial revision)" w:date="2026-08-14T00:00:00Z">
        <w:r>
          <w:rPr>
            <w:rFonts w:ascii="Times New Roman" w:hAnsi="Times New Roman"/>
          </w:rPr>
          <w:t xml:space="preserve">Hendro. 2010. </w:t>
        </w:r>
      </w:ins>
      <w:r>
        <w:rPr>
          <w:rFonts w:ascii="Times New Roman" w:hAnsi="Times New Roman"/>
        </w:rPr>
        <w:t xml:space="preserve">"Environmental Management Accounting and Innovation: An Exploratory </w:t>
      </w:r>
      <w:del w:id="2199" w:author="Kiro (editorial revision)" w:date="2026-08-14T00:00:00Z">
        <w:r>
          <w:rPr>
            <w:rFonts w:ascii="Times New Roman" w:hAnsi="Times New Roman"/>
          </w:rPr>
          <w:delText xml:space="preserve">analysis", </w:delText>
        </w:r>
      </w:del>
      <w:ins w:id="2200" w:author="Kiro (editorial revision)" w:date="2026-08-14T00:00:00Z">
        <w:r>
          <w:rPr>
            <w:rFonts w:ascii="Times New Roman" w:hAnsi="Times New Roman"/>
          </w:rPr>
          <w:t xml:space="preserve">Analysis." </w:t>
        </w:r>
      </w:ins>
      <w:r>
        <w:rPr>
          <w:rFonts w:ascii="Times New Roman" w:hAnsi="Times New Roman"/>
        </w:rPr>
        <w:t xml:space="preserve">Accounting, Auditing &amp; Accountability </w:t>
      </w:r>
      <w:del w:id="2201" w:author="Kiro (editorial revision)" w:date="2026-08-14T00:00:00Z">
        <w:r>
          <w:rPr>
            <w:rFonts w:ascii="Times New Roman" w:hAnsi="Times New Roman"/>
          </w:rPr>
          <w:delText xml:space="preserve">Journal, Vol. 23, No. 7, pp. </w:delText>
        </w:r>
      </w:del>
      <w:ins w:id="2202" w:author="Kiro (editorial revision)" w:date="2026-08-14T00:00:00Z">
        <w:r>
          <w:rPr>
            <w:rFonts w:ascii="Times New Roman" w:hAnsi="Times New Roman"/>
          </w:rPr>
          <w:t xml:space="preserve">Journal 23 (7): </w:t>
        </w:r>
      </w:ins>
      <w:r>
        <w:rPr>
          <w:rFonts w:ascii="Times New Roman" w:hAnsi="Times New Roman"/>
        </w:rPr>
        <w:t xml:space="preserve">920–948.</w:t>
      </w:r>
    </w:p>
    <w:p>
      <w:pPr>
        <w:spacing w:after="120"/>
      </w:pPr>
      <w:r>
        <w:rPr>
          <w:rFonts w:ascii="Times New Roman" w:hAnsi="Times New Roman"/>
        </w:rPr>
        <w:t xml:space="preserve">Flynn, </w:t>
      </w:r>
      <w:del w:id="2203" w:author="Kiro (editorial revision)" w:date="2026-08-14T00:00:00Z">
        <w:r>
          <w:rPr>
            <w:rFonts w:ascii="Times New Roman" w:hAnsi="Times New Roman"/>
          </w:rPr>
          <w:delText xml:space="preserve">B.B., </w:delText>
        </w:r>
      </w:del>
      <w:ins w:id="2204" w:author="Kiro (editorial revision)" w:date="2026-08-14T00:00:00Z">
        <w:r>
          <w:rPr>
            <w:rFonts w:ascii="Times New Roman" w:hAnsi="Times New Roman"/>
          </w:rPr>
          <w:t xml:space="preserve">B. B., B. </w:t>
        </w:r>
      </w:ins>
      <w:r>
        <w:rPr>
          <w:rFonts w:ascii="Times New Roman" w:hAnsi="Times New Roman"/>
        </w:rPr>
        <w:t xml:space="preserve">Huo, </w:t>
      </w:r>
      <w:del w:id="2205" w:author="Kiro (editorial revision)" w:date="2026-08-14T00:00:00Z">
        <w:r>
          <w:rPr>
            <w:rFonts w:ascii="Times New Roman" w:hAnsi="Times New Roman"/>
          </w:rPr>
          <w:delText xml:space="preserve">B. </w:delText>
        </w:r>
      </w:del>
      <w:r>
        <w:rPr>
          <w:rFonts w:ascii="Times New Roman" w:hAnsi="Times New Roman"/>
        </w:rPr>
        <w:t xml:space="preserve">and </w:t>
      </w:r>
      <w:del w:id="2206" w:author="Kiro (editorial revision)" w:date="2026-08-14T00:00:00Z">
        <w:r>
          <w:rPr>
            <w:rFonts w:ascii="Times New Roman" w:hAnsi="Times New Roman"/>
          </w:rPr>
          <w:delText xml:space="preserve">Zhao, </w:delText>
        </w:r>
      </w:del>
      <w:r>
        <w:rPr>
          <w:rFonts w:ascii="Times New Roman" w:hAnsi="Times New Roman"/>
        </w:rPr>
        <w:t xml:space="preserve">X. </w:t>
      </w:r>
      <w:del w:id="2207" w:author="Kiro (editorial revision)" w:date="2026-08-14T00:00:00Z">
        <w:r>
          <w:rPr>
            <w:rFonts w:ascii="Times New Roman" w:hAnsi="Times New Roman"/>
          </w:rPr>
          <w:delText xml:space="preserve">(2010), </w:delText>
        </w:r>
      </w:del>
      <w:ins w:id="2208" w:author="Kiro (editorial revision)" w:date="2026-08-14T00:00:00Z">
        <w:r>
          <w:rPr>
            <w:rFonts w:ascii="Times New Roman" w:hAnsi="Times New Roman"/>
          </w:rPr>
          <w:t xml:space="preserve">Zhao. 2010. </w:t>
        </w:r>
      </w:ins>
      <w:r>
        <w:rPr>
          <w:rFonts w:ascii="Times New Roman" w:hAnsi="Times New Roman"/>
        </w:rPr>
        <w:t xml:space="preserve">"The Impact of Supply Chain Integration on Performance: A Contingency and Configuration </w:t>
      </w:r>
      <w:del w:id="2209" w:author="Kiro (editorial revision)" w:date="2026-08-14T00:00:00Z">
        <w:r>
          <w:rPr>
            <w:rFonts w:ascii="Times New Roman" w:hAnsi="Times New Roman"/>
          </w:rPr>
          <w:delText xml:space="preserve">approach", </w:delText>
        </w:r>
      </w:del>
      <w:ins w:id="2210" w:author="Kiro (editorial revision)" w:date="2026-08-14T00:00:00Z">
        <w:r>
          <w:rPr>
            <w:rFonts w:ascii="Times New Roman" w:hAnsi="Times New Roman"/>
          </w:rPr>
          <w:t xml:space="preserve">Approach." </w:t>
        </w:r>
      </w:ins>
      <w:r>
        <w:rPr>
          <w:rFonts w:ascii="Times New Roman" w:hAnsi="Times New Roman"/>
        </w:rPr>
        <w:t xml:space="preserve">Journal of Operations </w:t>
      </w:r>
      <w:del w:id="2211" w:author="Kiro (editorial revision)" w:date="2026-08-14T00:00:00Z">
        <w:r>
          <w:rPr>
            <w:rFonts w:ascii="Times New Roman" w:hAnsi="Times New Roman"/>
          </w:rPr>
          <w:delText xml:space="preserve">Management, Vol. 28, No. 1, pp. </w:delText>
        </w:r>
      </w:del>
      <w:ins w:id="2212" w:author="Kiro (editorial revision)" w:date="2026-08-14T00:00:00Z">
        <w:r>
          <w:rPr>
            <w:rFonts w:ascii="Times New Roman" w:hAnsi="Times New Roman"/>
          </w:rPr>
          <w:t xml:space="preserve">Management 28 (1): </w:t>
        </w:r>
      </w:ins>
      <w:r>
        <w:rPr>
          <w:rFonts w:ascii="Times New Roman" w:hAnsi="Times New Roman"/>
        </w:rPr>
        <w:t xml:space="preserve">58–71.</w:t>
      </w:r>
    </w:p>
    <w:p>
      <w:pPr>
        <w:spacing w:after="120"/>
        <w:rPr>
          <w:ins w:id="2214" w:author="Kiro (editorial revision)" w:date="2026-08-14T00:00:00Z"/>
        </w:rPr>
      </w:pPr>
      <w:ins w:id="2213" w:author="Kiro (editorial revision)" w:date="2026-08-14T00:00:00Z">
        <w:r>
          <w:rPr>
            <w:rFonts w:ascii="Times New Roman" w:hAnsi="Times New Roman"/>
          </w:rPr>
          <w:t xml:space="preserve">Forliano, C., P. De Bernardi, M. Panero, and J. Kirchherr. 2026. "Technological Capabilities, Institutional Context and Circular Economy Adoption." Management Decision, in press.</w:t>
        </w:r>
      </w:ins>
    </w:p>
    <w:p>
      <w:pPr>
        <w:spacing w:after="120"/>
      </w:pPr>
      <w:r>
        <w:rPr>
          <w:rFonts w:ascii="Times New Roman" w:hAnsi="Times New Roman"/>
        </w:rPr>
        <w:t xml:space="preserve">García-Granero, </w:t>
      </w:r>
      <w:del w:id="2215" w:author="Kiro (editorial revision)" w:date="2026-08-14T00:00:00Z">
        <w:r>
          <w:rPr>
            <w:rFonts w:ascii="Times New Roman" w:hAnsi="Times New Roman"/>
          </w:rPr>
          <w:delText xml:space="preserve">E.M., </w:delText>
        </w:r>
      </w:del>
      <w:ins w:id="2216" w:author="Kiro (editorial revision)" w:date="2026-08-14T00:00:00Z">
        <w:r>
          <w:rPr>
            <w:rFonts w:ascii="Times New Roman" w:hAnsi="Times New Roman"/>
          </w:rPr>
          <w:t xml:space="preserve">E. M., L. </w:t>
        </w:r>
      </w:ins>
      <w:r>
        <w:rPr>
          <w:rFonts w:ascii="Times New Roman" w:hAnsi="Times New Roman"/>
        </w:rPr>
        <w:t xml:space="preserve">Piedra-Muñoz, </w:t>
      </w:r>
      <w:del w:id="2217" w:author="Kiro (editorial revision)" w:date="2026-08-14T00:00:00Z">
        <w:r>
          <w:rPr>
            <w:rFonts w:ascii="Times New Roman" w:hAnsi="Times New Roman"/>
          </w:rPr>
          <w:delText xml:space="preserve">L., </w:delText>
        </w:r>
      </w:del>
      <w:ins w:id="2218" w:author="Kiro (editorial revision)" w:date="2026-08-14T00:00:00Z">
        <w:r>
          <w:rPr>
            <w:rFonts w:ascii="Times New Roman" w:hAnsi="Times New Roman"/>
          </w:rPr>
          <w:t xml:space="preserve">E. </w:t>
        </w:r>
      </w:ins>
      <w:r>
        <w:rPr>
          <w:rFonts w:ascii="Times New Roman" w:hAnsi="Times New Roman"/>
        </w:rPr>
        <w:t xml:space="preserve">Galdeano-Gómez, </w:t>
      </w:r>
      <w:del w:id="2219" w:author="Kiro (editorial revision)" w:date="2026-08-14T00:00:00Z">
        <w:r>
          <w:rPr>
            <w:rFonts w:ascii="Times New Roman" w:hAnsi="Times New Roman"/>
          </w:rPr>
          <w:delText xml:space="preserve">E. </w:delText>
        </w:r>
      </w:del>
      <w:r>
        <w:rPr>
          <w:rFonts w:ascii="Times New Roman" w:hAnsi="Times New Roman"/>
        </w:rPr>
        <w:t xml:space="preserve">and </w:t>
      </w:r>
      <w:del w:id="2220" w:author="Kiro (editorial revision)" w:date="2026-08-14T00:00:00Z">
        <w:r>
          <w:rPr>
            <w:rFonts w:ascii="Times New Roman" w:hAnsi="Times New Roman"/>
          </w:rPr>
          <w:delText xml:space="preserve">Sorroche-del-Rey, </w:delText>
        </w:r>
      </w:del>
      <w:r>
        <w:rPr>
          <w:rFonts w:ascii="Times New Roman" w:hAnsi="Times New Roman"/>
        </w:rPr>
        <w:t xml:space="preserve">Y. </w:t>
      </w:r>
      <w:del w:id="2221" w:author="Kiro (editorial revision)" w:date="2026-08-14T00:00:00Z">
        <w:r>
          <w:rPr>
            <w:rFonts w:ascii="Times New Roman" w:hAnsi="Times New Roman"/>
          </w:rPr>
          <w:delText xml:space="preserve">(2025), </w:delText>
        </w:r>
      </w:del>
      <w:ins w:id="2222" w:author="Kiro (editorial revision)" w:date="2026-08-14T00:00:00Z">
        <w:r>
          <w:rPr>
            <w:rFonts w:ascii="Times New Roman" w:hAnsi="Times New Roman"/>
          </w:rPr>
          <w:t xml:space="preserve">Sorroche-del-Rey. 2025. </w:t>
        </w:r>
      </w:ins>
      <w:r>
        <w:rPr>
          <w:rFonts w:ascii="Times New Roman" w:hAnsi="Times New Roman"/>
        </w:rPr>
        <w:t xml:space="preserve">"A Path towards Sustainability through the Circular Economy Phenom: Indicators from the Spanish Agri-Food </w:t>
      </w:r>
      <w:del w:id="2223" w:author="Kiro (editorial revision)" w:date="2026-08-14T00:00:00Z">
        <w:r>
          <w:rPr>
            <w:rFonts w:ascii="Times New Roman" w:hAnsi="Times New Roman"/>
          </w:rPr>
          <w:delText xml:space="preserve">sector", </w:delText>
        </w:r>
      </w:del>
      <w:ins w:id="2224" w:author="Kiro (editorial revision)" w:date="2026-08-14T00:00:00Z">
        <w:r>
          <w:rPr>
            <w:rFonts w:ascii="Times New Roman" w:hAnsi="Times New Roman"/>
          </w:rPr>
          <w:t xml:space="preserve">Sector." </w:t>
        </w:r>
      </w:ins>
      <w:r>
        <w:rPr>
          <w:rFonts w:ascii="Times New Roman" w:hAnsi="Times New Roman"/>
        </w:rPr>
        <w:t xml:space="preserve">Sustainability Accounting, Management and Policy </w:t>
      </w:r>
      <w:del w:id="2225" w:author="Kiro (editorial revision)" w:date="2026-08-14T00:00:00Z">
        <w:r>
          <w:rPr>
            <w:rFonts w:ascii="Times New Roman" w:hAnsi="Times New Roman"/>
          </w:rPr>
          <w:delText xml:space="preserve">Journal, Vol. 16, No. 7, pp. </w:delText>
        </w:r>
      </w:del>
      <w:ins w:id="2226" w:author="Kiro (editorial revision)" w:date="2026-08-14T00:00:00Z">
        <w:r>
          <w:rPr>
            <w:rFonts w:ascii="Times New Roman" w:hAnsi="Times New Roman"/>
          </w:rPr>
          <w:t xml:space="preserve">Journal 16 (7): </w:t>
        </w:r>
      </w:ins>
      <w:r>
        <w:rPr>
          <w:rFonts w:ascii="Times New Roman" w:hAnsi="Times New Roman"/>
        </w:rPr>
        <w:t xml:space="preserve">28–61.</w:t>
      </w:r>
    </w:p>
    <w:p>
      <w:pPr>
        <w:spacing w:after="120"/>
        <w:rPr>
          <w:ins w:id="2228" w:author="Kiro (editorial revision)" w:date="2026-08-14T00:00:00Z"/>
        </w:rPr>
      </w:pPr>
      <w:ins w:id="2227" w:author="Kiro (editorial revision)" w:date="2026-08-14T00:00:00Z">
        <w:r>
          <w:rPr>
            <w:rFonts w:ascii="Times New Roman" w:hAnsi="Times New Roman"/>
          </w:rPr>
          <w:t xml:space="preserve">Garvey, A., J. B. Norman, and J. Barrett. 2022. "Technology and Material Efficiency Scenarios for Net Zero Emissions in the UK Steel Sector." Journal of Cleaner Production 333: 130216.</w:t>
        </w:r>
      </w:ins>
    </w:p>
    <w:p>
      <w:pPr>
        <w:spacing w:after="120"/>
      </w:pPr>
      <w:r>
        <w:rPr>
          <w:rFonts w:ascii="Times New Roman" w:hAnsi="Times New Roman"/>
        </w:rPr>
        <w:t xml:space="preserve">Geissdoerfer, M., </w:t>
      </w:r>
      <w:ins w:id="2229" w:author="Kiro (editorial revision)" w:date="2026-08-14T00:00:00Z">
        <w:r>
          <w:rPr>
            <w:rFonts w:ascii="Times New Roman" w:hAnsi="Times New Roman"/>
          </w:rPr>
          <w:t xml:space="preserve">P. </w:t>
        </w:r>
      </w:ins>
      <w:r>
        <w:rPr>
          <w:rFonts w:ascii="Times New Roman" w:hAnsi="Times New Roman"/>
        </w:rPr>
        <w:t xml:space="preserve">Savaget, </w:t>
      </w:r>
      <w:del w:id="2230" w:author="Kiro (editorial revision)" w:date="2026-08-14T00:00:00Z">
        <w:r>
          <w:rPr>
            <w:rFonts w:ascii="Times New Roman" w:hAnsi="Times New Roman"/>
          </w:rPr>
          <w:delText xml:space="preserve">P., </w:delText>
        </w:r>
      </w:del>
      <w:ins w:id="2231" w:author="Kiro (editorial revision)" w:date="2026-08-14T00:00:00Z">
        <w:r>
          <w:rPr>
            <w:rFonts w:ascii="Times New Roman" w:hAnsi="Times New Roman"/>
          </w:rPr>
          <w:t xml:space="preserve">N. M. P. </w:t>
        </w:r>
      </w:ins>
      <w:r>
        <w:rPr>
          <w:rFonts w:ascii="Times New Roman" w:hAnsi="Times New Roman"/>
        </w:rPr>
        <w:t xml:space="preserve">Bocken, </w:t>
      </w:r>
      <w:del w:id="2232" w:author="Kiro (editorial revision)" w:date="2026-08-14T00:00:00Z">
        <w:r>
          <w:rPr>
            <w:rFonts w:ascii="Times New Roman" w:hAnsi="Times New Roman"/>
          </w:rPr>
          <w:delText xml:space="preserve">N.M.P. </w:delText>
        </w:r>
      </w:del>
      <w:r>
        <w:rPr>
          <w:rFonts w:ascii="Times New Roman" w:hAnsi="Times New Roman"/>
        </w:rPr>
        <w:t xml:space="preserve">and </w:t>
      </w:r>
      <w:del w:id="2233" w:author="Kiro (editorial revision)" w:date="2026-08-14T00:00:00Z">
        <w:r>
          <w:rPr>
            <w:rFonts w:ascii="Times New Roman" w:hAnsi="Times New Roman"/>
          </w:rPr>
          <w:delText xml:space="preserve">Hultink, E.J. (2017), </w:delText>
        </w:r>
      </w:del>
      <w:ins w:id="2234" w:author="Kiro (editorial revision)" w:date="2026-08-14T00:00:00Z">
        <w:r>
          <w:rPr>
            <w:rFonts w:ascii="Times New Roman" w:hAnsi="Times New Roman"/>
          </w:rPr>
          <w:t xml:space="preserve">E. J. Hultink. 2017. </w:t>
        </w:r>
      </w:ins>
      <w:r>
        <w:rPr>
          <w:rFonts w:ascii="Times New Roman" w:hAnsi="Times New Roman"/>
        </w:rPr>
        <w:t xml:space="preserve">"The Circular Economy – A New Sustainability </w:t>
      </w:r>
      <w:del w:id="2235" w:author="Kiro (editorial revision)" w:date="2026-08-14T00:00:00Z">
        <w:r>
          <w:rPr>
            <w:rFonts w:ascii="Times New Roman" w:hAnsi="Times New Roman"/>
          </w:rPr>
          <w:delText xml:space="preserve">paradigm?", </w:delText>
        </w:r>
      </w:del>
      <w:ins w:id="2236" w:author="Kiro (editorial revision)" w:date="2026-08-14T00:00:00Z">
        <w:r>
          <w:rPr>
            <w:rFonts w:ascii="Times New Roman" w:hAnsi="Times New Roman"/>
          </w:rPr>
          <w:t xml:space="preserve">Paradigm?" </w:t>
        </w:r>
      </w:ins>
      <w:r>
        <w:rPr>
          <w:rFonts w:ascii="Times New Roman" w:hAnsi="Times New Roman"/>
        </w:rPr>
        <w:t xml:space="preserve">Journal of Cleaner </w:t>
      </w:r>
      <w:del w:id="2237" w:author="Kiro (editorial revision)" w:date="2026-08-14T00:00:00Z">
        <w:r>
          <w:rPr>
            <w:rFonts w:ascii="Times New Roman" w:hAnsi="Times New Roman"/>
          </w:rPr>
          <w:delText xml:space="preserve">Production, Vol. 143, pp. </w:delText>
        </w:r>
      </w:del>
      <w:ins w:id="2238" w:author="Kiro (editorial revision)" w:date="2026-08-14T00:00:00Z">
        <w:r>
          <w:rPr>
            <w:rFonts w:ascii="Times New Roman" w:hAnsi="Times New Roman"/>
          </w:rPr>
          <w:t xml:space="preserve">Production 143: </w:t>
        </w:r>
      </w:ins>
      <w:r>
        <w:rPr>
          <w:rFonts w:ascii="Times New Roman" w:hAnsi="Times New Roman"/>
        </w:rPr>
        <w:t xml:space="preserve">757–768.</w:t>
      </w:r>
    </w:p>
    <w:p>
      <w:pPr>
        <w:spacing w:after="120"/>
      </w:pPr>
      <w:r>
        <w:rPr>
          <w:rFonts w:ascii="Times New Roman" w:hAnsi="Times New Roman"/>
        </w:rPr>
        <w:t xml:space="preserve">Gereffi, G., </w:t>
      </w:r>
      <w:ins w:id="2239" w:author="Kiro (editorial revision)" w:date="2026-08-14T00:00:00Z">
        <w:r>
          <w:rPr>
            <w:rFonts w:ascii="Times New Roman" w:hAnsi="Times New Roman"/>
          </w:rPr>
          <w:t xml:space="preserve">J. </w:t>
        </w:r>
      </w:ins>
      <w:r>
        <w:rPr>
          <w:rFonts w:ascii="Times New Roman" w:hAnsi="Times New Roman"/>
        </w:rPr>
        <w:t xml:space="preserve">Humphrey, </w:t>
      </w:r>
      <w:del w:id="2240" w:author="Kiro (editorial revision)" w:date="2026-08-14T00:00:00Z">
        <w:r>
          <w:rPr>
            <w:rFonts w:ascii="Times New Roman" w:hAnsi="Times New Roman"/>
          </w:rPr>
          <w:delText xml:space="preserve">J. </w:delText>
        </w:r>
      </w:del>
      <w:r>
        <w:rPr>
          <w:rFonts w:ascii="Times New Roman" w:hAnsi="Times New Roman"/>
        </w:rPr>
        <w:t xml:space="preserve">and </w:t>
      </w:r>
      <w:del w:id="2241" w:author="Kiro (editorial revision)" w:date="2026-08-14T00:00:00Z">
        <w:r>
          <w:rPr>
            <w:rFonts w:ascii="Times New Roman" w:hAnsi="Times New Roman"/>
          </w:rPr>
          <w:delText xml:space="preserve">Sturgeon, </w:delText>
        </w:r>
      </w:del>
      <w:r>
        <w:rPr>
          <w:rFonts w:ascii="Times New Roman" w:hAnsi="Times New Roman"/>
        </w:rPr>
        <w:t xml:space="preserve">T. </w:t>
      </w:r>
      <w:del w:id="2242" w:author="Kiro (editorial revision)" w:date="2026-08-14T00:00:00Z">
        <w:r>
          <w:rPr>
            <w:rFonts w:ascii="Times New Roman" w:hAnsi="Times New Roman"/>
          </w:rPr>
          <w:delText xml:space="preserve">(2005), </w:delText>
        </w:r>
      </w:del>
      <w:ins w:id="2243" w:author="Kiro (editorial revision)" w:date="2026-08-14T00:00:00Z">
        <w:r>
          <w:rPr>
            <w:rFonts w:ascii="Times New Roman" w:hAnsi="Times New Roman"/>
          </w:rPr>
          <w:t xml:space="preserve">Sturgeon. 2005. </w:t>
        </w:r>
      </w:ins>
      <w:r>
        <w:rPr>
          <w:rFonts w:ascii="Times New Roman" w:hAnsi="Times New Roman"/>
        </w:rPr>
        <w:t xml:space="preserve">"The Governance of Global Value </w:t>
      </w:r>
      <w:del w:id="2244" w:author="Kiro (editorial revision)" w:date="2026-08-14T00:00:00Z">
        <w:r>
          <w:rPr>
            <w:rFonts w:ascii="Times New Roman" w:hAnsi="Times New Roman"/>
          </w:rPr>
          <w:delText xml:space="preserve">chains", </w:delText>
        </w:r>
      </w:del>
      <w:ins w:id="2245" w:author="Kiro (editorial revision)" w:date="2026-08-14T00:00:00Z">
        <w:r>
          <w:rPr>
            <w:rFonts w:ascii="Times New Roman" w:hAnsi="Times New Roman"/>
          </w:rPr>
          <w:t xml:space="preserve">Chains." </w:t>
        </w:r>
      </w:ins>
      <w:r>
        <w:rPr>
          <w:rFonts w:ascii="Times New Roman" w:hAnsi="Times New Roman"/>
        </w:rPr>
        <w:t xml:space="preserve">Review of International Political </w:t>
      </w:r>
      <w:del w:id="2246" w:author="Kiro (editorial revision)" w:date="2026-08-14T00:00:00Z">
        <w:r>
          <w:rPr>
            <w:rFonts w:ascii="Times New Roman" w:hAnsi="Times New Roman"/>
          </w:rPr>
          <w:delText xml:space="preserve">Economy, Vol. 12, No. 1, pp. </w:delText>
        </w:r>
      </w:del>
      <w:ins w:id="2247" w:author="Kiro (editorial revision)" w:date="2026-08-14T00:00:00Z">
        <w:r>
          <w:rPr>
            <w:rFonts w:ascii="Times New Roman" w:hAnsi="Times New Roman"/>
          </w:rPr>
          <w:t xml:space="preserve">Economy 12 (1): </w:t>
        </w:r>
      </w:ins>
      <w:r>
        <w:rPr>
          <w:rFonts w:ascii="Times New Roman" w:hAnsi="Times New Roman"/>
        </w:rPr>
        <w:t xml:space="preserve">78–104.</w:t>
      </w:r>
    </w:p>
    <w:p>
      <w:pPr>
        <w:spacing w:after="120"/>
        <w:rPr>
          <w:ins w:id="2249" w:author="Kiro (editorial revision)" w:date="2026-08-14T00:00:00Z"/>
        </w:rPr>
      </w:pPr>
      <w:ins w:id="2248" w:author="Kiro (editorial revision)" w:date="2026-08-14T00:00:00Z">
        <w:r>
          <w:rPr>
            <w:rFonts w:ascii="Times New Roman" w:hAnsi="Times New Roman"/>
          </w:rPr>
          <w:t xml:space="preserve">Gosling, J., Y. Wang, Q. Li, and N. R. Carter. 2026. "Envisioning a Digital Product Passport-Enabled Circular Supply Chain for the Built Environment through a Systems-of-Systems Lens." Supply Chain Management: An International Journal, in press.</w:t>
        </w:r>
      </w:ins>
    </w:p>
    <w:p>
      <w:pPr>
        <w:spacing w:after="120"/>
        <w:rPr>
          <w:ins w:id="2251" w:author="Kiro (editorial revision)" w:date="2026-08-14T00:00:00Z"/>
        </w:rPr>
      </w:pPr>
      <w:ins w:id="2250" w:author="Kiro (editorial revision)" w:date="2026-08-14T00:00:00Z">
        <w:r>
          <w:rPr>
            <w:rFonts w:ascii="Times New Roman" w:hAnsi="Times New Roman"/>
          </w:rPr>
          <w:t xml:space="preserve">Grimm, J. H., J. S. Hofstetter, and J. Sarkis. 2022. "Corporate Sustainability Standards in Multi-Tier Supply Chains – An Institutional Entrepreneurship Perspective." International Journal of Production Research 61 (14): 4702–4724.</w:t>
        </w:r>
      </w:ins>
    </w:p>
    <w:p>
      <w:pPr>
        <w:spacing w:after="120"/>
      </w:pPr>
      <w:r>
        <w:rPr>
          <w:rFonts w:ascii="Times New Roman" w:hAnsi="Times New Roman"/>
        </w:rPr>
        <w:t xml:space="preserve">Gualandris, J., </w:t>
      </w:r>
      <w:ins w:id="2252" w:author="Kiro (editorial revision)" w:date="2026-08-14T00:00:00Z">
        <w:r>
          <w:rPr>
            <w:rFonts w:ascii="Times New Roman" w:hAnsi="Times New Roman"/>
          </w:rPr>
          <w:t xml:space="preserve">R. D. </w:t>
        </w:r>
      </w:ins>
      <w:r>
        <w:rPr>
          <w:rFonts w:ascii="Times New Roman" w:hAnsi="Times New Roman"/>
        </w:rPr>
        <w:t xml:space="preserve">Klassen, </w:t>
      </w:r>
      <w:del w:id="2253" w:author="Kiro (editorial revision)" w:date="2026-08-14T00:00:00Z">
        <w:r>
          <w:rPr>
            <w:rFonts w:ascii="Times New Roman" w:hAnsi="Times New Roman"/>
          </w:rPr>
          <w:delText xml:space="preserve">R.D., </w:delText>
        </w:r>
      </w:del>
      <w:ins w:id="2254" w:author="Kiro (editorial revision)" w:date="2026-08-14T00:00:00Z">
        <w:r>
          <w:rPr>
            <w:rFonts w:ascii="Times New Roman" w:hAnsi="Times New Roman"/>
          </w:rPr>
          <w:t xml:space="preserve">S. </w:t>
        </w:r>
      </w:ins>
      <w:r>
        <w:rPr>
          <w:rFonts w:ascii="Times New Roman" w:hAnsi="Times New Roman"/>
        </w:rPr>
        <w:t xml:space="preserve">Vachon, </w:t>
      </w:r>
      <w:del w:id="2255" w:author="Kiro (editorial revision)" w:date="2026-08-14T00:00:00Z">
        <w:r>
          <w:rPr>
            <w:rFonts w:ascii="Times New Roman" w:hAnsi="Times New Roman"/>
          </w:rPr>
          <w:delText xml:space="preserve">S. </w:delText>
        </w:r>
      </w:del>
      <w:r>
        <w:rPr>
          <w:rFonts w:ascii="Times New Roman" w:hAnsi="Times New Roman"/>
        </w:rPr>
        <w:t xml:space="preserve">and </w:t>
      </w:r>
      <w:del w:id="2256" w:author="Kiro (editorial revision)" w:date="2026-08-14T00:00:00Z">
        <w:r>
          <w:rPr>
            <w:rFonts w:ascii="Times New Roman" w:hAnsi="Times New Roman"/>
          </w:rPr>
          <w:delText xml:space="preserve">Kalchschmidt, </w:delText>
        </w:r>
      </w:del>
      <w:r>
        <w:rPr>
          <w:rFonts w:ascii="Times New Roman" w:hAnsi="Times New Roman"/>
        </w:rPr>
        <w:t xml:space="preserve">M. </w:t>
      </w:r>
      <w:del w:id="2257" w:author="Kiro (editorial revision)" w:date="2026-08-14T00:00:00Z">
        <w:r>
          <w:rPr>
            <w:rFonts w:ascii="Times New Roman" w:hAnsi="Times New Roman"/>
          </w:rPr>
          <w:delText xml:space="preserve">(2015), </w:delText>
        </w:r>
      </w:del>
      <w:ins w:id="2258" w:author="Kiro (editorial revision)" w:date="2026-08-14T00:00:00Z">
        <w:r>
          <w:rPr>
            <w:rFonts w:ascii="Times New Roman" w:hAnsi="Times New Roman"/>
          </w:rPr>
          <w:t xml:space="preserve">Kalchschmidt. 2015. </w:t>
        </w:r>
      </w:ins>
      <w:r>
        <w:rPr>
          <w:rFonts w:ascii="Times New Roman" w:hAnsi="Times New Roman"/>
        </w:rPr>
        <w:t xml:space="preserve">"Sustainable Evaluation and Verification in Supply Chains: Aligning and Leveraging Accountability to </w:t>
      </w:r>
      <w:del w:id="2259" w:author="Kiro (editorial revision)" w:date="2026-08-14T00:00:00Z">
        <w:r>
          <w:rPr>
            <w:rFonts w:ascii="Times New Roman" w:hAnsi="Times New Roman"/>
          </w:rPr>
          <w:delText xml:space="preserve">stakeholders", </w:delText>
        </w:r>
      </w:del>
      <w:ins w:id="2260" w:author="Kiro (editorial revision)" w:date="2026-08-14T00:00:00Z">
        <w:r>
          <w:rPr>
            <w:rFonts w:ascii="Times New Roman" w:hAnsi="Times New Roman"/>
          </w:rPr>
          <w:t xml:space="preserve">Stakeholders." </w:t>
        </w:r>
      </w:ins>
      <w:r>
        <w:rPr>
          <w:rFonts w:ascii="Times New Roman" w:hAnsi="Times New Roman"/>
        </w:rPr>
        <w:t xml:space="preserve">Journal of Operations </w:t>
      </w:r>
      <w:del w:id="2261" w:author="Kiro (editorial revision)" w:date="2026-08-14T00:00:00Z">
        <w:r>
          <w:rPr>
            <w:rFonts w:ascii="Times New Roman" w:hAnsi="Times New Roman"/>
          </w:rPr>
          <w:delText xml:space="preserve">Management, Vol. 38, No. 1, pp. </w:delText>
        </w:r>
      </w:del>
      <w:ins w:id="2262" w:author="Kiro (editorial revision)" w:date="2026-08-14T00:00:00Z">
        <w:r>
          <w:rPr>
            <w:rFonts w:ascii="Times New Roman" w:hAnsi="Times New Roman"/>
          </w:rPr>
          <w:t xml:space="preserve">Management 38 (1): </w:t>
        </w:r>
      </w:ins>
      <w:r>
        <w:rPr>
          <w:rFonts w:ascii="Times New Roman" w:hAnsi="Times New Roman"/>
        </w:rPr>
        <w:t xml:space="preserve">1–13.</w:t>
      </w:r>
    </w:p>
    <w:p>
      <w:pPr>
        <w:spacing w:after="120"/>
      </w:pPr>
      <w:r>
        <w:rPr>
          <w:rFonts w:ascii="Times New Roman" w:hAnsi="Times New Roman"/>
        </w:rPr>
        <w:t xml:space="preserve">Guenther, P., </w:t>
      </w:r>
      <w:ins w:id="2263" w:author="Kiro (editorial revision)" w:date="2026-08-14T00:00:00Z">
        <w:r>
          <w:rPr>
            <w:rFonts w:ascii="Times New Roman" w:hAnsi="Times New Roman"/>
          </w:rPr>
          <w:t xml:space="preserve">M. </w:t>
        </w:r>
      </w:ins>
      <w:r>
        <w:rPr>
          <w:rFonts w:ascii="Times New Roman" w:hAnsi="Times New Roman"/>
        </w:rPr>
        <w:t xml:space="preserve">Guenther, </w:t>
      </w:r>
      <w:del w:id="2264" w:author="Kiro (editorial revision)" w:date="2026-08-14T00:00:00Z">
        <w:r>
          <w:rPr>
            <w:rFonts w:ascii="Times New Roman" w:hAnsi="Times New Roman"/>
          </w:rPr>
          <w:delText xml:space="preserve">M., </w:delText>
        </w:r>
      </w:del>
      <w:ins w:id="2265" w:author="Kiro (editorial revision)" w:date="2026-08-14T00:00:00Z">
        <w:r>
          <w:rPr>
            <w:rFonts w:ascii="Times New Roman" w:hAnsi="Times New Roman"/>
          </w:rPr>
          <w:t xml:space="preserve">C. M. </w:t>
        </w:r>
      </w:ins>
      <w:r>
        <w:rPr>
          <w:rFonts w:ascii="Times New Roman" w:hAnsi="Times New Roman"/>
        </w:rPr>
        <w:t xml:space="preserve">Ringle, </w:t>
      </w:r>
      <w:del w:id="2266" w:author="Kiro (editorial revision)" w:date="2026-08-14T00:00:00Z">
        <w:r>
          <w:rPr>
            <w:rFonts w:ascii="Times New Roman" w:hAnsi="Times New Roman"/>
          </w:rPr>
          <w:delText xml:space="preserve">C.M., </w:delText>
        </w:r>
      </w:del>
      <w:ins w:id="2267" w:author="Kiro (editorial revision)" w:date="2026-08-14T00:00:00Z">
        <w:r>
          <w:rPr>
            <w:rFonts w:ascii="Times New Roman" w:hAnsi="Times New Roman"/>
          </w:rPr>
          <w:t xml:space="preserve">G. </w:t>
        </w:r>
      </w:ins>
      <w:r>
        <w:rPr>
          <w:rFonts w:ascii="Times New Roman" w:hAnsi="Times New Roman"/>
        </w:rPr>
        <w:t xml:space="preserve">Zaefarian, </w:t>
      </w:r>
      <w:del w:id="2268" w:author="Kiro (editorial revision)" w:date="2026-08-14T00:00:00Z">
        <w:r>
          <w:rPr>
            <w:rFonts w:ascii="Times New Roman" w:hAnsi="Times New Roman"/>
          </w:rPr>
          <w:delText xml:space="preserve">G. </w:delText>
        </w:r>
      </w:del>
      <w:r>
        <w:rPr>
          <w:rFonts w:ascii="Times New Roman" w:hAnsi="Times New Roman"/>
        </w:rPr>
        <w:t xml:space="preserve">and </w:t>
      </w:r>
      <w:del w:id="2269" w:author="Kiro (editorial revision)" w:date="2026-08-14T00:00:00Z">
        <w:r>
          <w:rPr>
            <w:rFonts w:ascii="Times New Roman" w:hAnsi="Times New Roman"/>
          </w:rPr>
          <w:delText xml:space="preserve">Cartwright, </w:delText>
        </w:r>
      </w:del>
      <w:r>
        <w:rPr>
          <w:rFonts w:ascii="Times New Roman" w:hAnsi="Times New Roman"/>
        </w:rPr>
        <w:t xml:space="preserve">S. </w:t>
      </w:r>
      <w:del w:id="2270" w:author="Kiro (editorial revision)" w:date="2026-08-14T00:00:00Z">
        <w:r>
          <w:rPr>
            <w:rFonts w:ascii="Times New Roman" w:hAnsi="Times New Roman"/>
          </w:rPr>
          <w:delText xml:space="preserve">(2023), </w:delText>
        </w:r>
      </w:del>
      <w:ins w:id="2271" w:author="Kiro (editorial revision)" w:date="2026-08-14T00:00:00Z">
        <w:r>
          <w:rPr>
            <w:rFonts w:ascii="Times New Roman" w:hAnsi="Times New Roman"/>
          </w:rPr>
          <w:t xml:space="preserve">Cartwright. 2023. </w:t>
        </w:r>
      </w:ins>
      <w:r>
        <w:rPr>
          <w:rFonts w:ascii="Times New Roman" w:hAnsi="Times New Roman"/>
        </w:rPr>
        <w:t xml:space="preserve">"Improving PLS-SEM Use for Business Marketing </w:t>
      </w:r>
      <w:del w:id="2272" w:author="Kiro (editorial revision)" w:date="2026-08-14T00:00:00Z">
        <w:r>
          <w:rPr>
            <w:rFonts w:ascii="Times New Roman" w:hAnsi="Times New Roman"/>
          </w:rPr>
          <w:delText xml:space="preserve">research", </w:delText>
        </w:r>
      </w:del>
      <w:ins w:id="2273" w:author="Kiro (editorial revision)" w:date="2026-08-14T00:00:00Z">
        <w:r>
          <w:rPr>
            <w:rFonts w:ascii="Times New Roman" w:hAnsi="Times New Roman"/>
          </w:rPr>
          <w:t xml:space="preserve">Research." </w:t>
        </w:r>
      </w:ins>
      <w:r>
        <w:rPr>
          <w:rFonts w:ascii="Times New Roman" w:hAnsi="Times New Roman"/>
        </w:rPr>
        <w:t xml:space="preserve">Industrial Marketing </w:t>
      </w:r>
      <w:del w:id="2274" w:author="Kiro (editorial revision)" w:date="2026-08-14T00:00:00Z">
        <w:r>
          <w:rPr>
            <w:rFonts w:ascii="Times New Roman" w:hAnsi="Times New Roman"/>
          </w:rPr>
          <w:delText xml:space="preserve">Management, Vol. 111, pp. </w:delText>
        </w:r>
      </w:del>
      <w:ins w:id="2275" w:author="Kiro (editorial revision)" w:date="2026-08-14T00:00:00Z">
        <w:r>
          <w:rPr>
            <w:rFonts w:ascii="Times New Roman" w:hAnsi="Times New Roman"/>
          </w:rPr>
          <w:t xml:space="preserve">Management 111: </w:t>
        </w:r>
      </w:ins>
      <w:r>
        <w:rPr>
          <w:rFonts w:ascii="Times New Roman" w:hAnsi="Times New Roman"/>
        </w:rPr>
        <w:t xml:space="preserve">127–142.</w:t>
      </w:r>
    </w:p>
    <w:p>
      <w:pPr>
        <w:spacing w:after="120"/>
        <w:rPr>
          <w:ins w:id="2277" w:author="Kiro (editorial revision)" w:date="2026-08-14T00:00:00Z"/>
        </w:rPr>
      </w:pPr>
      <w:ins w:id="2276" w:author="Kiro (editorial revision)" w:date="2026-08-14T00:00:00Z">
        <w:r>
          <w:rPr>
            <w:rFonts w:ascii="Times New Roman" w:hAnsi="Times New Roman"/>
          </w:rPr>
          <w:t xml:space="preserve">Gunarathne, A. D. N., K. Lee, and P. K. Hitigala Kaluarachchilage. 2021. "Institutional Pressures, Environmental Management Strategy, and Organizational Performance: The Role of Environmental Management Accounting." Business Strategy and the Environment 30 (2): 825–839.</w:t>
        </w:r>
      </w:ins>
    </w:p>
    <w:p>
      <w:pPr>
        <w:spacing w:after="120"/>
      </w:pPr>
      <w:r>
        <w:rPr>
          <w:rFonts w:ascii="Times New Roman" w:hAnsi="Times New Roman"/>
        </w:rPr>
        <w:t xml:space="preserve">Gunarathne, </w:t>
      </w:r>
      <w:del w:id="2278" w:author="Kiro (editorial revision)" w:date="2026-08-14T00:00:00Z">
        <w:r>
          <w:rPr>
            <w:rFonts w:ascii="Times New Roman" w:hAnsi="Times New Roman"/>
          </w:rPr>
          <w:delText xml:space="preserve">N. </w:delText>
        </w:r>
      </w:del>
      <w:ins w:id="2279" w:author="Kiro (editorial revision)" w:date="2026-08-14T00:00:00Z">
        <w:r>
          <w:rPr>
            <w:rFonts w:ascii="Times New Roman" w:hAnsi="Times New Roman"/>
          </w:rPr>
          <w:t xml:space="preserve">N., </w:t>
        </w:r>
      </w:ins>
      <w:r>
        <w:rPr>
          <w:rFonts w:ascii="Times New Roman" w:hAnsi="Times New Roman"/>
        </w:rPr>
        <w:t xml:space="preserve">and </w:t>
      </w:r>
      <w:del w:id="2280" w:author="Kiro (editorial revision)" w:date="2026-08-14T00:00:00Z">
        <w:r>
          <w:rPr>
            <w:rFonts w:ascii="Times New Roman" w:hAnsi="Times New Roman"/>
          </w:rPr>
          <w:delText xml:space="preserve">Lee, K.H. (2015), </w:delText>
        </w:r>
      </w:del>
      <w:ins w:id="2281" w:author="Kiro (editorial revision)" w:date="2026-08-14T00:00:00Z">
        <w:r>
          <w:rPr>
            <w:rFonts w:ascii="Times New Roman" w:hAnsi="Times New Roman"/>
          </w:rPr>
          <w:t xml:space="preserve">K. H. Lee. 2015. </w:t>
        </w:r>
      </w:ins>
      <w:r>
        <w:rPr>
          <w:rFonts w:ascii="Times New Roman" w:hAnsi="Times New Roman"/>
        </w:rPr>
        <w:t xml:space="preserve">"Environmental Management Accounting (EMA) for Environmental Management and Organizational </w:t>
      </w:r>
      <w:del w:id="2282" w:author="Kiro (editorial revision)" w:date="2026-08-14T00:00:00Z">
        <w:r>
          <w:rPr>
            <w:rFonts w:ascii="Times New Roman" w:hAnsi="Times New Roman"/>
          </w:rPr>
          <w:delText xml:space="preserve">change", </w:delText>
        </w:r>
      </w:del>
      <w:ins w:id="2283" w:author="Kiro (editorial revision)" w:date="2026-08-14T00:00:00Z">
        <w:r>
          <w:rPr>
            <w:rFonts w:ascii="Times New Roman" w:hAnsi="Times New Roman"/>
          </w:rPr>
          <w:t xml:space="preserve">Change." </w:t>
        </w:r>
      </w:ins>
      <w:r>
        <w:rPr>
          <w:rFonts w:ascii="Times New Roman" w:hAnsi="Times New Roman"/>
        </w:rPr>
        <w:t xml:space="preserve">Journal of Accounting &amp; Organizational </w:t>
      </w:r>
      <w:del w:id="2284" w:author="Kiro (editorial revision)" w:date="2026-08-14T00:00:00Z">
        <w:r>
          <w:rPr>
            <w:rFonts w:ascii="Times New Roman" w:hAnsi="Times New Roman"/>
          </w:rPr>
          <w:delText xml:space="preserve">Change, Vol. 11, No. 3, pp. </w:delText>
        </w:r>
      </w:del>
      <w:ins w:id="2285" w:author="Kiro (editorial revision)" w:date="2026-08-14T00:00:00Z">
        <w:r>
          <w:rPr>
            <w:rFonts w:ascii="Times New Roman" w:hAnsi="Times New Roman"/>
          </w:rPr>
          <w:t xml:space="preserve">Change 11 (3): </w:t>
        </w:r>
      </w:ins>
      <w:r>
        <w:rPr>
          <w:rFonts w:ascii="Times New Roman" w:hAnsi="Times New Roman"/>
        </w:rPr>
        <w:t xml:space="preserve">362–383.</w:t>
      </w:r>
    </w:p>
    <w:p>
      <w:pPr>
        <w:spacing w:after="120"/>
      </w:pPr>
      <w:r>
        <w:rPr>
          <w:rFonts w:ascii="Times New Roman" w:hAnsi="Times New Roman"/>
        </w:rPr>
        <w:t xml:space="preserve">Gurung, R., </w:t>
      </w:r>
      <w:ins w:id="2286" w:author="Kiro (editorial revision)" w:date="2026-08-14T00:00:00Z">
        <w:r>
          <w:rPr>
            <w:rFonts w:ascii="Times New Roman" w:hAnsi="Times New Roman"/>
          </w:rPr>
          <w:t xml:space="preserve">M. </w:t>
        </w:r>
      </w:ins>
      <w:r>
        <w:rPr>
          <w:rFonts w:ascii="Times New Roman" w:hAnsi="Times New Roman"/>
        </w:rPr>
        <w:t xml:space="preserve">Choubey, </w:t>
      </w:r>
      <w:del w:id="2287" w:author="Kiro (editorial revision)" w:date="2026-08-14T00:00:00Z">
        <w:r>
          <w:rPr>
            <w:rFonts w:ascii="Times New Roman" w:hAnsi="Times New Roman"/>
          </w:rPr>
          <w:delText xml:space="preserve">M. </w:delText>
        </w:r>
      </w:del>
      <w:r>
        <w:rPr>
          <w:rFonts w:ascii="Times New Roman" w:hAnsi="Times New Roman"/>
        </w:rPr>
        <w:t xml:space="preserve">and </w:t>
      </w:r>
      <w:del w:id="2288" w:author="Kiro (editorial revision)" w:date="2026-08-14T00:00:00Z">
        <w:r>
          <w:rPr>
            <w:rFonts w:ascii="Times New Roman" w:hAnsi="Times New Roman"/>
          </w:rPr>
          <w:delText xml:space="preserve">Rai, </w:delText>
        </w:r>
      </w:del>
      <w:r>
        <w:rPr>
          <w:rFonts w:ascii="Times New Roman" w:hAnsi="Times New Roman"/>
        </w:rPr>
        <w:t xml:space="preserve">R. </w:t>
      </w:r>
      <w:del w:id="2289" w:author="Kiro (editorial revision)" w:date="2026-08-14T00:00:00Z">
        <w:r>
          <w:rPr>
            <w:rFonts w:ascii="Times New Roman" w:hAnsi="Times New Roman"/>
          </w:rPr>
          <w:delText xml:space="preserve">(2024), </w:delText>
        </w:r>
      </w:del>
      <w:ins w:id="2290" w:author="Kiro (editorial revision)" w:date="2026-08-14T00:00:00Z">
        <w:r>
          <w:rPr>
            <w:rFonts w:ascii="Times New Roman" w:hAnsi="Times New Roman"/>
          </w:rPr>
          <w:t xml:space="preserve">Rai. 2024. </w:t>
        </w:r>
      </w:ins>
      <w:r>
        <w:rPr>
          <w:rFonts w:ascii="Times New Roman" w:hAnsi="Times New Roman"/>
        </w:rPr>
        <w:t xml:space="preserve">"Economic Impact of Farmer Producer Organisation (FPO) Membership: Empirical Evidence from </w:t>
      </w:r>
      <w:del w:id="2291" w:author="Kiro (editorial revision)" w:date="2026-08-14T00:00:00Z">
        <w:r>
          <w:rPr>
            <w:rFonts w:ascii="Times New Roman" w:hAnsi="Times New Roman"/>
          </w:rPr>
          <w:delText xml:space="preserve">India", </w:delText>
        </w:r>
      </w:del>
      <w:ins w:id="2292" w:author="Kiro (editorial revision)" w:date="2026-08-14T00:00:00Z">
        <w:r>
          <w:rPr>
            <w:rFonts w:ascii="Times New Roman" w:hAnsi="Times New Roman"/>
          </w:rPr>
          <w:t xml:space="preserve">India." </w:t>
        </w:r>
      </w:ins>
      <w:r>
        <w:rPr>
          <w:rFonts w:ascii="Times New Roman" w:hAnsi="Times New Roman"/>
        </w:rPr>
        <w:t xml:space="preserve">International Journal of Social </w:t>
      </w:r>
      <w:del w:id="2293" w:author="Kiro (editorial revision)" w:date="2026-08-14T00:00:00Z">
        <w:r>
          <w:rPr>
            <w:rFonts w:ascii="Times New Roman" w:hAnsi="Times New Roman"/>
          </w:rPr>
          <w:delText xml:space="preserve">Economics, Vol. 51, No. 8, pp. </w:delText>
        </w:r>
      </w:del>
      <w:ins w:id="2294" w:author="Kiro (editorial revision)" w:date="2026-08-14T00:00:00Z">
        <w:r>
          <w:rPr>
            <w:rFonts w:ascii="Times New Roman" w:hAnsi="Times New Roman"/>
          </w:rPr>
          <w:t xml:space="preserve">Economics 51 (8): </w:t>
        </w:r>
      </w:ins>
      <w:r>
        <w:rPr>
          <w:rFonts w:ascii="Times New Roman" w:hAnsi="Times New Roman"/>
        </w:rPr>
        <w:t xml:space="preserve">1015–1028.</w:t>
      </w:r>
    </w:p>
    <w:p>
      <w:pPr>
        <w:spacing w:after="120"/>
      </w:pPr>
      <w:r>
        <w:rPr>
          <w:rFonts w:ascii="Times New Roman" w:hAnsi="Times New Roman"/>
        </w:rPr>
        <w:t xml:space="preserve">Hair, </w:t>
      </w:r>
      <w:del w:id="2295" w:author="Kiro (editorial revision)" w:date="2026-08-14T00:00:00Z">
        <w:r>
          <w:rPr>
            <w:rFonts w:ascii="Times New Roman" w:hAnsi="Times New Roman"/>
          </w:rPr>
          <w:delText xml:space="preserve">J.F., </w:delText>
        </w:r>
      </w:del>
      <w:ins w:id="2296" w:author="Kiro (editorial revision)" w:date="2026-08-14T00:00:00Z">
        <w:r>
          <w:rPr>
            <w:rFonts w:ascii="Times New Roman" w:hAnsi="Times New Roman"/>
          </w:rPr>
          <w:t xml:space="preserve">J. F., M. </w:t>
        </w:r>
      </w:ins>
      <w:r>
        <w:rPr>
          <w:rFonts w:ascii="Times New Roman" w:hAnsi="Times New Roman"/>
        </w:rPr>
        <w:t xml:space="preserve">Sarstedt, </w:t>
      </w:r>
      <w:ins w:id="2297" w:author="Kiro (editorial revision)" w:date="2026-08-14T00:00:00Z">
        <w:r>
          <w:rPr>
            <w:rFonts w:ascii="Times New Roman" w:hAnsi="Times New Roman"/>
          </w:rPr>
          <w:t xml:space="preserve">and C. </w:t>
        </w:r>
      </w:ins>
      <w:r>
        <w:rPr>
          <w:rFonts w:ascii="Times New Roman" w:hAnsi="Times New Roman"/>
        </w:rPr>
        <w:t xml:space="preserve">M. </w:t>
      </w:r>
      <w:del w:id="2298" w:author="Kiro (editorial revision)" w:date="2026-08-14T00:00:00Z">
        <w:r>
          <w:rPr>
            <w:rFonts w:ascii="Times New Roman" w:hAnsi="Times New Roman"/>
          </w:rPr>
          <w:delText xml:space="preserve">and Ringle, C.M. (2019), </w:delText>
        </w:r>
      </w:del>
      <w:ins w:id="2299" w:author="Kiro (editorial revision)" w:date="2026-08-14T00:00:00Z">
        <w:r>
          <w:rPr>
            <w:rFonts w:ascii="Times New Roman" w:hAnsi="Times New Roman"/>
          </w:rPr>
          <w:t xml:space="preserve">Ringle. 2019. </w:t>
        </w:r>
      </w:ins>
      <w:r>
        <w:rPr>
          <w:rFonts w:ascii="Times New Roman" w:hAnsi="Times New Roman"/>
        </w:rPr>
        <w:t xml:space="preserve">"Rethinking Some of the Rethinking of Partial Least </w:t>
      </w:r>
      <w:del w:id="2300" w:author="Kiro (editorial revision)" w:date="2026-08-14T00:00:00Z">
        <w:r>
          <w:rPr>
            <w:rFonts w:ascii="Times New Roman" w:hAnsi="Times New Roman"/>
          </w:rPr>
          <w:delText xml:space="preserve">squares", </w:delText>
        </w:r>
      </w:del>
      <w:ins w:id="2301" w:author="Kiro (editorial revision)" w:date="2026-08-14T00:00:00Z">
        <w:r>
          <w:rPr>
            <w:rFonts w:ascii="Times New Roman" w:hAnsi="Times New Roman"/>
          </w:rPr>
          <w:t xml:space="preserve">Squares." </w:t>
        </w:r>
      </w:ins>
      <w:r>
        <w:rPr>
          <w:rFonts w:ascii="Times New Roman" w:hAnsi="Times New Roman"/>
        </w:rPr>
        <w:t xml:space="preserve">European Journal of </w:t>
      </w:r>
      <w:del w:id="2302" w:author="Kiro (editorial revision)" w:date="2026-08-14T00:00:00Z">
        <w:r>
          <w:rPr>
            <w:rFonts w:ascii="Times New Roman" w:hAnsi="Times New Roman"/>
          </w:rPr>
          <w:delText xml:space="preserve">Marketing, Vol. 53, No. 4, pp. </w:delText>
        </w:r>
      </w:del>
      <w:ins w:id="2303" w:author="Kiro (editorial revision)" w:date="2026-08-14T00:00:00Z">
        <w:r>
          <w:rPr>
            <w:rFonts w:ascii="Times New Roman" w:hAnsi="Times New Roman"/>
          </w:rPr>
          <w:t xml:space="preserve">Marketing 53 (4): </w:t>
        </w:r>
      </w:ins>
      <w:r>
        <w:rPr>
          <w:rFonts w:ascii="Times New Roman" w:hAnsi="Times New Roman"/>
        </w:rPr>
        <w:t xml:space="preserve">566–584.</w:t>
      </w:r>
    </w:p>
    <w:p>
      <w:pPr>
        <w:spacing w:after="120"/>
        <w:rPr>
          <w:ins w:id="2305" w:author="Kiro (editorial revision)" w:date="2026-08-14T00:00:00Z"/>
        </w:rPr>
      </w:pPr>
      <w:ins w:id="2304" w:author="Kiro (editorial revision)" w:date="2026-08-14T00:00:00Z">
        <w:r>
          <w:rPr>
            <w:rFonts w:ascii="Times New Roman" w:hAnsi="Times New Roman"/>
          </w:rPr>
          <w:t xml:space="preserve">Halter, F., L. Wietschel, A. Thorenz, and A. Tuma. 2025. "Techno-Sustainable Analysis of Circular Economy-Indicators for Corporate Supply Chains." Journal of Cleaner Production 503: 145078.</w:t>
        </w:r>
      </w:ins>
    </w:p>
    <w:p>
      <w:pPr>
        <w:spacing w:after="120"/>
      </w:pPr>
      <w:r>
        <w:rPr>
          <w:rFonts w:ascii="Times New Roman" w:hAnsi="Times New Roman"/>
        </w:rPr>
        <w:t xml:space="preserve">Hart, J., </w:t>
      </w:r>
      <w:ins w:id="2306" w:author="Kiro (editorial revision)" w:date="2026-08-14T00:00:00Z">
        <w:r>
          <w:rPr>
            <w:rFonts w:ascii="Times New Roman" w:hAnsi="Times New Roman"/>
          </w:rPr>
          <w:t xml:space="preserve">K. </w:t>
        </w:r>
      </w:ins>
      <w:r>
        <w:rPr>
          <w:rFonts w:ascii="Times New Roman" w:hAnsi="Times New Roman"/>
        </w:rPr>
        <w:t xml:space="preserve">Adams, </w:t>
      </w:r>
      <w:del w:id="2307" w:author="Kiro (editorial revision)" w:date="2026-08-14T00:00:00Z">
        <w:r>
          <w:rPr>
            <w:rFonts w:ascii="Times New Roman" w:hAnsi="Times New Roman"/>
          </w:rPr>
          <w:delText xml:space="preserve">K., </w:delText>
        </w:r>
      </w:del>
      <w:ins w:id="2308" w:author="Kiro (editorial revision)" w:date="2026-08-14T00:00:00Z">
        <w:r>
          <w:rPr>
            <w:rFonts w:ascii="Times New Roman" w:hAnsi="Times New Roman"/>
          </w:rPr>
          <w:t xml:space="preserve">J. </w:t>
        </w:r>
      </w:ins>
      <w:r>
        <w:rPr>
          <w:rFonts w:ascii="Times New Roman" w:hAnsi="Times New Roman"/>
        </w:rPr>
        <w:t xml:space="preserve">Giesekam, </w:t>
      </w:r>
      <w:del w:id="2309" w:author="Kiro (editorial revision)" w:date="2026-08-14T00:00:00Z">
        <w:r>
          <w:rPr>
            <w:rFonts w:ascii="Times New Roman" w:hAnsi="Times New Roman"/>
          </w:rPr>
          <w:delText xml:space="preserve">J., </w:delText>
        </w:r>
      </w:del>
      <w:ins w:id="2310" w:author="Kiro (editorial revision)" w:date="2026-08-14T00:00:00Z">
        <w:r>
          <w:rPr>
            <w:rFonts w:ascii="Times New Roman" w:hAnsi="Times New Roman"/>
          </w:rPr>
          <w:t xml:space="preserve">D. D. </w:t>
        </w:r>
      </w:ins>
      <w:r>
        <w:rPr>
          <w:rFonts w:ascii="Times New Roman" w:hAnsi="Times New Roman"/>
        </w:rPr>
        <w:t xml:space="preserve">Tingley, </w:t>
      </w:r>
      <w:del w:id="2311" w:author="Kiro (editorial revision)" w:date="2026-08-14T00:00:00Z">
        <w:r>
          <w:rPr>
            <w:rFonts w:ascii="Times New Roman" w:hAnsi="Times New Roman"/>
          </w:rPr>
          <w:delText xml:space="preserve">D.D. </w:delText>
        </w:r>
      </w:del>
      <w:r>
        <w:rPr>
          <w:rFonts w:ascii="Times New Roman" w:hAnsi="Times New Roman"/>
        </w:rPr>
        <w:t xml:space="preserve">and </w:t>
      </w:r>
      <w:del w:id="2312" w:author="Kiro (editorial revision)" w:date="2026-08-14T00:00:00Z">
        <w:r>
          <w:rPr>
            <w:rFonts w:ascii="Times New Roman" w:hAnsi="Times New Roman"/>
          </w:rPr>
          <w:delText xml:space="preserve">Pomponi, </w:delText>
        </w:r>
      </w:del>
      <w:r>
        <w:rPr>
          <w:rFonts w:ascii="Times New Roman" w:hAnsi="Times New Roman"/>
        </w:rPr>
        <w:t xml:space="preserve">F. </w:t>
      </w:r>
      <w:del w:id="2313" w:author="Kiro (editorial revision)" w:date="2026-08-14T00:00:00Z">
        <w:r>
          <w:rPr>
            <w:rFonts w:ascii="Times New Roman" w:hAnsi="Times New Roman"/>
          </w:rPr>
          <w:delText xml:space="preserve">(2019), </w:delText>
        </w:r>
      </w:del>
      <w:ins w:id="2314" w:author="Kiro (editorial revision)" w:date="2026-08-14T00:00:00Z">
        <w:r>
          <w:rPr>
            <w:rFonts w:ascii="Times New Roman" w:hAnsi="Times New Roman"/>
          </w:rPr>
          <w:t xml:space="preserve">Pomponi. 2019. </w:t>
        </w:r>
      </w:ins>
      <w:r>
        <w:rPr>
          <w:rFonts w:ascii="Times New Roman" w:hAnsi="Times New Roman"/>
        </w:rPr>
        <w:t xml:space="preserve">"Barriers and Drivers in a Circular Economy: The Case of the Built </w:t>
      </w:r>
      <w:del w:id="2315" w:author="Kiro (editorial revision)" w:date="2026-08-14T00:00:00Z">
        <w:r>
          <w:rPr>
            <w:rFonts w:ascii="Times New Roman" w:hAnsi="Times New Roman"/>
          </w:rPr>
          <w:delText xml:space="preserve">environment", </w:delText>
        </w:r>
      </w:del>
      <w:ins w:id="2316" w:author="Kiro (editorial revision)" w:date="2026-08-14T00:00:00Z">
        <w:r>
          <w:rPr>
            <w:rFonts w:ascii="Times New Roman" w:hAnsi="Times New Roman"/>
          </w:rPr>
          <w:t xml:space="preserve">Environment." </w:t>
        </w:r>
      </w:ins>
      <w:r>
        <w:rPr>
          <w:rFonts w:ascii="Times New Roman" w:hAnsi="Times New Roman"/>
        </w:rPr>
        <w:t xml:space="preserve">Procedia </w:t>
      </w:r>
      <w:del w:id="2317" w:author="Kiro (editorial revision)" w:date="2026-08-14T00:00:00Z">
        <w:r>
          <w:rPr>
            <w:rFonts w:ascii="Times New Roman" w:hAnsi="Times New Roman"/>
          </w:rPr>
          <w:delText xml:space="preserve">CIRP, Vol. 80, pp. </w:delText>
        </w:r>
      </w:del>
      <w:ins w:id="2318" w:author="Kiro (editorial revision)" w:date="2026-08-14T00:00:00Z">
        <w:r>
          <w:rPr>
            <w:rFonts w:ascii="Times New Roman" w:hAnsi="Times New Roman"/>
          </w:rPr>
          <w:t xml:space="preserve">CIRP 80: </w:t>
        </w:r>
      </w:ins>
      <w:r>
        <w:rPr>
          <w:rFonts w:ascii="Times New Roman" w:hAnsi="Times New Roman"/>
        </w:rPr>
        <w:t xml:space="preserve">619–624.</w:t>
      </w:r>
    </w:p>
    <w:p>
      <w:pPr>
        <w:spacing w:after="120"/>
        <w:rPr>
          <w:ins w:id="2320" w:author="Kiro (editorial revision)" w:date="2026-08-14T00:00:00Z"/>
        </w:rPr>
      </w:pPr>
      <w:ins w:id="2319" w:author="Kiro (editorial revision)" w:date="2026-08-14T00:00:00Z">
        <w:r>
          <w:rPr>
            <w:rFonts w:ascii="Times New Roman" w:hAnsi="Times New Roman"/>
          </w:rPr>
          <w:t xml:space="preserve">He, B., S. Qian, and T. Li. 2023. "Modeling Product Carbon Footprint for Manufacturing Process." Journal of Cleaner Production 402: 136805.</w:t>
        </w:r>
      </w:ins>
    </w:p>
    <w:p>
      <w:pPr>
        <w:spacing w:after="120"/>
        <w:rPr>
          <w:ins w:id="2322" w:author="Kiro (editorial revision)" w:date="2026-08-14T00:00:00Z"/>
        </w:rPr>
      </w:pPr>
      <w:ins w:id="2321" w:author="Kiro (editorial revision)" w:date="2026-08-14T00:00:00Z">
        <w:r>
          <w:rPr>
            <w:rFonts w:ascii="Times New Roman" w:hAnsi="Times New Roman"/>
          </w:rPr>
          <w:t xml:space="preserve">He, Y., C. Jiang, J. Dong, Y. Ding, and B. Chen. 2025. "Full Transparency or Restricted Visibility? Mechanisms of Blockchain Enabled Data Sharing in Supply Chain." International Journal of Production Research 64 (4): 1227–1248.</w:t>
        </w:r>
      </w:ins>
    </w:p>
    <w:p>
      <w:pPr>
        <w:spacing w:after="120"/>
      </w:pPr>
      <w:r>
        <w:rPr>
          <w:rFonts w:ascii="Times New Roman" w:hAnsi="Times New Roman"/>
        </w:rPr>
        <w:t xml:space="preserve">Henri, </w:t>
      </w:r>
      <w:del w:id="2323" w:author="Kiro (editorial revision)" w:date="2026-08-14T00:00:00Z">
        <w:r>
          <w:rPr>
            <w:rFonts w:ascii="Times New Roman" w:hAnsi="Times New Roman"/>
          </w:rPr>
          <w:delText xml:space="preserve">J.F. </w:delText>
        </w:r>
      </w:del>
      <w:ins w:id="2324" w:author="Kiro (editorial revision)" w:date="2026-08-14T00:00:00Z">
        <w:r>
          <w:rPr>
            <w:rFonts w:ascii="Times New Roman" w:hAnsi="Times New Roman"/>
          </w:rPr>
          <w:t xml:space="preserve">J. F., </w:t>
        </w:r>
      </w:ins>
      <w:r>
        <w:rPr>
          <w:rFonts w:ascii="Times New Roman" w:hAnsi="Times New Roman"/>
        </w:rPr>
        <w:t xml:space="preserve">and </w:t>
      </w:r>
      <w:del w:id="2325" w:author="Kiro (editorial revision)" w:date="2026-08-14T00:00:00Z">
        <w:r>
          <w:rPr>
            <w:rFonts w:ascii="Times New Roman" w:hAnsi="Times New Roman"/>
          </w:rPr>
          <w:delText xml:space="preserve">Journeault, </w:delText>
        </w:r>
      </w:del>
      <w:r>
        <w:rPr>
          <w:rFonts w:ascii="Times New Roman" w:hAnsi="Times New Roman"/>
        </w:rPr>
        <w:t xml:space="preserve">M. </w:t>
      </w:r>
      <w:del w:id="2326" w:author="Kiro (editorial revision)" w:date="2026-08-14T00:00:00Z">
        <w:r>
          <w:rPr>
            <w:rFonts w:ascii="Times New Roman" w:hAnsi="Times New Roman"/>
          </w:rPr>
          <w:delText xml:space="preserve">(2010), </w:delText>
        </w:r>
      </w:del>
      <w:ins w:id="2327" w:author="Kiro (editorial revision)" w:date="2026-08-14T00:00:00Z">
        <w:r>
          <w:rPr>
            <w:rFonts w:ascii="Times New Roman" w:hAnsi="Times New Roman"/>
          </w:rPr>
          <w:t xml:space="preserve">Journeault. 2010. </w:t>
        </w:r>
      </w:ins>
      <w:r>
        <w:rPr>
          <w:rFonts w:ascii="Times New Roman" w:hAnsi="Times New Roman"/>
        </w:rPr>
        <w:t xml:space="preserve">"Eco-Control: The Influence of Management Control Systems on Environmental and Economic </w:t>
      </w:r>
      <w:del w:id="2328" w:author="Kiro (editorial revision)" w:date="2026-08-14T00:00:00Z">
        <w:r>
          <w:rPr>
            <w:rFonts w:ascii="Times New Roman" w:hAnsi="Times New Roman"/>
          </w:rPr>
          <w:delText xml:space="preserve">performance", </w:delText>
        </w:r>
      </w:del>
      <w:ins w:id="2329" w:author="Kiro (editorial revision)" w:date="2026-08-14T00:00:00Z">
        <w:r>
          <w:rPr>
            <w:rFonts w:ascii="Times New Roman" w:hAnsi="Times New Roman"/>
          </w:rPr>
          <w:t xml:space="preserve">Performance." </w:t>
        </w:r>
      </w:ins>
      <w:r>
        <w:rPr>
          <w:rFonts w:ascii="Times New Roman" w:hAnsi="Times New Roman"/>
        </w:rPr>
        <w:t xml:space="preserve">Accounting, Organizations and </w:t>
      </w:r>
      <w:del w:id="2330" w:author="Kiro (editorial revision)" w:date="2026-08-14T00:00:00Z">
        <w:r>
          <w:rPr>
            <w:rFonts w:ascii="Times New Roman" w:hAnsi="Times New Roman"/>
          </w:rPr>
          <w:delText xml:space="preserve">Society, Vol. 35, No. 1, pp. </w:delText>
        </w:r>
      </w:del>
      <w:ins w:id="2331" w:author="Kiro (editorial revision)" w:date="2026-08-14T00:00:00Z">
        <w:r>
          <w:rPr>
            <w:rFonts w:ascii="Times New Roman" w:hAnsi="Times New Roman"/>
          </w:rPr>
          <w:t xml:space="preserve">Society 35 (1): </w:t>
        </w:r>
      </w:ins>
      <w:r>
        <w:rPr>
          <w:rFonts w:ascii="Times New Roman" w:hAnsi="Times New Roman"/>
        </w:rPr>
        <w:t xml:space="preserve">63–80.</w:t>
      </w:r>
    </w:p>
    <w:p>
      <w:pPr>
        <w:spacing w:after="120"/>
        <w:rPr>
          <w:ins w:id="2333" w:author="Kiro (editorial revision)" w:date="2026-08-14T00:00:00Z"/>
        </w:rPr>
      </w:pPr>
      <w:ins w:id="2332" w:author="Kiro (editorial revision)" w:date="2026-08-14T00:00:00Z">
        <w:r>
          <w:rPr>
            <w:rFonts w:ascii="Times New Roman" w:hAnsi="Times New Roman"/>
          </w:rPr>
          <w:t xml:space="preserve">Hu, J., Z. Liu, and Y. Shi. 2025. "An Integrated Process-Oriented Framework of Low-Carbon Manufacturing Networks: Evidence from Multiple Cases." Production Planning &amp; Control 37 (4): 315–333.</w:t>
        </w:r>
      </w:ins>
    </w:p>
    <w:p>
      <w:pPr>
        <w:spacing w:after="120"/>
        <w:rPr>
          <w:ins w:id="2335" w:author="Kiro (editorial revision)" w:date="2026-08-14T00:00:00Z"/>
        </w:rPr>
      </w:pPr>
      <w:ins w:id="2334" w:author="Kiro (editorial revision)" w:date="2026-08-14T00:00:00Z">
        <w:r>
          <w:rPr>
            <w:rFonts w:ascii="Times New Roman" w:hAnsi="Times New Roman"/>
          </w:rPr>
          <w:t xml:space="preserve">Hua, J., K. Wang, J. Lin, and Y. Qian. 2024. "Carbon Tax vs. Carbon Cap-and-Trade: Implementation of Carbon Border Tax in Cross-Regional Production." International Journal of Production Economics 274: 109317.</w:t>
        </w:r>
      </w:ins>
    </w:p>
    <w:p>
      <w:pPr>
        <w:spacing w:after="120"/>
        <w:rPr>
          <w:ins w:id="2337" w:author="Kiro (editorial revision)" w:date="2026-08-14T00:00:00Z"/>
        </w:rPr>
      </w:pPr>
      <w:ins w:id="2336" w:author="Kiro (editorial revision)" w:date="2026-08-14T00:00:00Z">
        <w:r>
          <w:rPr>
            <w:rFonts w:ascii="Times New Roman" w:hAnsi="Times New Roman"/>
          </w:rPr>
          <w:t xml:space="preserve">Jackson, I., D. Ivanov, A. Dolgui, and J. Namdar. 2024. "Generative Artificial Intelligence in Supply Chain and Operations Management: A Capability-Based Framework for Analysis and Implementation." International Journal of Production Research 62 (17): 6120–6145.</w:t>
        </w:r>
      </w:ins>
    </w:p>
    <w:p>
      <w:pPr>
        <w:spacing w:after="120"/>
      </w:pPr>
      <w:del w:id="2338" w:author="Kiro (editorial revision)" w:date="2026-08-14T00:00:00Z">
        <w:r>
          <w:rPr>
            <w:rFonts w:ascii="Times New Roman" w:hAnsi="Times New Roman"/>
          </w:rPr>
          <w:delText xml:space="preserve">Kirchherr, J., Yang, N.H.N., Schulze-Spüntrup, F., Heerink, M.J. </w:delText>
        </w:r>
      </w:del>
      <w:ins w:id="2339" w:author="Kiro (editorial revision)" w:date="2026-08-14T00:00:00Z">
        <w:r>
          <w:rPr>
            <w:rFonts w:ascii="Times New Roman" w:hAnsi="Times New Roman"/>
          </w:rPr>
          <w:t xml:space="preserve">Jerome, A., H. Helander, M. Ljunggren, </w:t>
        </w:r>
      </w:ins>
      <w:r>
        <w:rPr>
          <w:rFonts w:ascii="Times New Roman" w:hAnsi="Times New Roman"/>
        </w:rPr>
        <w:t xml:space="preserve">and </w:t>
      </w:r>
      <w:del w:id="2340" w:author="Kiro (editorial revision)" w:date="2026-08-14T00:00:00Z">
        <w:r>
          <w:rPr>
            <w:rFonts w:ascii="Times New Roman" w:hAnsi="Times New Roman"/>
          </w:rPr>
          <w:delText xml:space="preserve">Hartley, K. (2023), "Conceptualizing the </w:delText>
        </w:r>
      </w:del>
      <w:ins w:id="2341" w:author="Kiro (editorial revision)" w:date="2026-08-14T00:00:00Z">
        <w:r>
          <w:rPr>
            <w:rFonts w:ascii="Times New Roman" w:hAnsi="Times New Roman"/>
          </w:rPr>
          <w:t xml:space="preserve">M. Janssen. 2022. "Mapping and Testing </w:t>
        </w:r>
      </w:ins>
      <w:r>
        <w:rPr>
          <w:rFonts w:ascii="Times New Roman" w:hAnsi="Times New Roman"/>
        </w:rPr>
        <w:t xml:space="preserve">Circular Economy </w:t>
      </w:r>
      <w:del w:id="2342" w:author="Kiro (editorial revision)" w:date="2026-08-14T00:00:00Z">
        <w:r>
          <w:rPr>
            <w:rFonts w:ascii="Times New Roman" w:hAnsi="Times New Roman"/>
          </w:rPr>
          <w:delText xml:space="preserve">(Revisited): An Analysis of 221 Definitions", </w:delText>
        </w:r>
      </w:del>
      <w:ins w:id="2343" w:author="Kiro (editorial revision)" w:date="2026-08-14T00:00:00Z">
        <w:r>
          <w:rPr>
            <w:rFonts w:ascii="Times New Roman" w:hAnsi="Times New Roman"/>
          </w:rPr>
          <w:t xml:space="preserve">Product-Level Indicators: A Critical Review." </w:t>
        </w:r>
      </w:ins>
      <w:r>
        <w:rPr>
          <w:rFonts w:ascii="Times New Roman" w:hAnsi="Times New Roman"/>
        </w:rPr>
        <w:t xml:space="preserve">Resources, Conservation and </w:t>
      </w:r>
      <w:del w:id="2344" w:author="Kiro (editorial revision)" w:date="2026-08-14T00:00:00Z">
        <w:r>
          <w:rPr>
            <w:rFonts w:ascii="Times New Roman" w:hAnsi="Times New Roman"/>
          </w:rPr>
          <w:delText xml:space="preserve">Recycling, Vol. 194, pp. 107001.</w:delText>
        </w:r>
      </w:del>
      <w:ins w:id="2345" w:author="Kiro (editorial revision)" w:date="2026-08-14T00:00:00Z">
        <w:r>
          <w:rPr>
            <w:rFonts w:ascii="Times New Roman" w:hAnsi="Times New Roman"/>
          </w:rPr>
          <w:t xml:space="preserve">Recycling 178: 106080.</w:t>
        </w:r>
      </w:ins>
    </w:p>
    <w:p>
      <w:pPr>
        <w:spacing w:after="120"/>
      </w:pPr>
      <w:del w:id="2346" w:author="Kiro (editorial revision)" w:date="2026-08-14T00:00:00Z">
        <w:r>
          <w:rPr>
            <w:rFonts w:ascii="Times New Roman" w:hAnsi="Times New Roman"/>
          </w:rPr>
          <w:delText xml:space="preserve">Zhu, Q., Sarkis, J. </w:delText>
        </w:r>
      </w:del>
      <w:ins w:id="2347" w:author="Kiro (editorial revision)" w:date="2026-08-14T00:00:00Z">
        <w:r>
          <w:rPr>
            <w:rFonts w:ascii="Times New Roman" w:hAnsi="Times New Roman"/>
          </w:rPr>
          <w:t xml:space="preserve">Jin, M., B. Li, X. Chen, </w:t>
        </w:r>
      </w:ins>
      <w:r>
        <w:rPr>
          <w:rFonts w:ascii="Times New Roman" w:hAnsi="Times New Roman"/>
        </w:rPr>
        <w:t xml:space="preserve">and </w:t>
      </w:r>
      <w:del w:id="2348" w:author="Kiro (editorial revision)" w:date="2026-08-14T00:00:00Z">
        <w:r>
          <w:rPr>
            <w:rFonts w:ascii="Times New Roman" w:hAnsi="Times New Roman"/>
          </w:rPr>
          <w:delText xml:space="preserve">Lai, K.h. (2008), "Confirmation </w:delText>
        </w:r>
      </w:del>
      <w:ins w:id="2349" w:author="Kiro (editorial revision)" w:date="2026-08-14T00:00:00Z">
        <w:r>
          <w:rPr>
            <w:rFonts w:ascii="Times New Roman" w:hAnsi="Times New Roman"/>
          </w:rPr>
          <w:t xml:space="preserve">L. Feng. 2024. "The Bright and Dark Sides </w:t>
        </w:r>
      </w:ins>
      <w:r>
        <w:rPr>
          <w:rFonts w:ascii="Times New Roman" w:hAnsi="Times New Roman"/>
        </w:rPr>
        <w:t xml:space="preserve">of </w:t>
      </w:r>
      <w:del w:id="2350" w:author="Kiro (editorial revision)" w:date="2026-08-14T00:00:00Z">
        <w:r>
          <w:rPr>
            <w:rFonts w:ascii="Times New Roman" w:hAnsi="Times New Roman"/>
          </w:rPr>
          <w:delText xml:space="preserve">a measurement model for green supply chain management practices implementation", </w:delText>
        </w:r>
      </w:del>
      <w:ins w:id="2351" w:author="Kiro (editorial revision)" w:date="2026-08-14T00:00:00Z">
        <w:r>
          <w:rPr>
            <w:rFonts w:ascii="Times New Roman" w:hAnsi="Times New Roman"/>
          </w:rPr>
          <w:t xml:space="preserve">Servitization under Extended Producer Responsibility." </w:t>
        </w:r>
      </w:ins>
      <w:r>
        <w:rPr>
          <w:rFonts w:ascii="Times New Roman" w:hAnsi="Times New Roman"/>
        </w:rPr>
        <w:t xml:space="preserve">International Journal of Production </w:t>
      </w:r>
      <w:del w:id="2352" w:author="Kiro (editorial revision)" w:date="2026-08-14T00:00:00Z">
        <w:r>
          <w:rPr>
            <w:rFonts w:ascii="Times New Roman" w:hAnsi="Times New Roman"/>
          </w:rPr>
          <w:delText xml:space="preserve">Economics, Vol. 111, No. 2, pp. 261–2.</w:delText>
        </w:r>
      </w:del>
      <w:ins w:id="2353" w:author="Kiro (editorial revision)" w:date="2026-08-14T00:00:00Z">
        <w:r>
          <w:rPr>
            <w:rFonts w:ascii="Times New Roman" w:hAnsi="Times New Roman"/>
          </w:rPr>
          <w:t xml:space="preserve">Economics 278: 109416.</w:t>
        </w:r>
      </w:ins>
    </w:p>
    <w:p>
      <w:pPr>
        <w:spacing w:after="120"/>
      </w:pPr>
      <w:r>
        <w:rPr>
          <w:rFonts w:ascii="Times New Roman" w:hAnsi="Times New Roman"/>
        </w:rPr>
        <w:t xml:space="preserve">Johnstone, L. </w:t>
      </w:r>
      <w:del w:id="2354" w:author="Kiro (editorial revision)" w:date="2026-08-14T00:00:00Z">
        <w:r>
          <w:rPr>
            <w:rFonts w:ascii="Times New Roman" w:hAnsi="Times New Roman"/>
          </w:rPr>
          <w:delText xml:space="preserve">(2024), </w:delText>
        </w:r>
      </w:del>
      <w:ins w:id="2355" w:author="Kiro (editorial revision)" w:date="2026-08-14T00:00:00Z">
        <w:r>
          <w:rPr>
            <w:rFonts w:ascii="Times New Roman" w:hAnsi="Times New Roman"/>
          </w:rPr>
          <w:t xml:space="preserve">2024. </w:t>
        </w:r>
      </w:ins>
      <w:r>
        <w:rPr>
          <w:rFonts w:ascii="Times New Roman" w:hAnsi="Times New Roman"/>
        </w:rPr>
        <w:t xml:space="preserve">"Leveraging Digital Data to Facilitate Circular Control in the Aftermarket – Experiences from an International Manufacturing </w:t>
      </w:r>
      <w:del w:id="2356" w:author="Kiro (editorial revision)" w:date="2026-08-14T00:00:00Z">
        <w:r>
          <w:rPr>
            <w:rFonts w:ascii="Times New Roman" w:hAnsi="Times New Roman"/>
          </w:rPr>
          <w:delText xml:space="preserve">firm", </w:delText>
        </w:r>
      </w:del>
      <w:ins w:id="2357" w:author="Kiro (editorial revision)" w:date="2026-08-14T00:00:00Z">
        <w:r>
          <w:rPr>
            <w:rFonts w:ascii="Times New Roman" w:hAnsi="Times New Roman"/>
          </w:rPr>
          <w:t xml:space="preserve">Firm." </w:t>
        </w:r>
      </w:ins>
      <w:r>
        <w:rPr>
          <w:rFonts w:ascii="Times New Roman" w:hAnsi="Times New Roman"/>
        </w:rPr>
        <w:t xml:space="preserve">Sustainability Accounting, Management and Policy </w:t>
      </w:r>
      <w:del w:id="2358" w:author="Kiro (editorial revision)" w:date="2026-08-14T00:00:00Z">
        <w:r>
          <w:rPr>
            <w:rFonts w:ascii="Times New Roman" w:hAnsi="Times New Roman"/>
          </w:rPr>
          <w:delText xml:space="preserve">Journal, Vol. 15, No. 4, pp. </w:delText>
        </w:r>
      </w:del>
      <w:ins w:id="2359" w:author="Kiro (editorial revision)" w:date="2026-08-14T00:00:00Z">
        <w:r>
          <w:rPr>
            <w:rFonts w:ascii="Times New Roman" w:hAnsi="Times New Roman"/>
          </w:rPr>
          <w:t xml:space="preserve">Journal 15 (4): </w:t>
        </w:r>
      </w:ins>
      <w:r>
        <w:rPr>
          <w:rFonts w:ascii="Times New Roman" w:hAnsi="Times New Roman"/>
        </w:rPr>
        <w:t xml:space="preserve">987–1014.</w:t>
      </w:r>
    </w:p>
    <w:p>
      <w:pPr>
        <w:spacing w:after="120"/>
        <w:rPr>
          <w:ins w:id="2361" w:author="Kiro (editorial revision)" w:date="2026-08-14T00:00:00Z"/>
        </w:rPr>
      </w:pPr>
      <w:ins w:id="2360" w:author="Kiro (editorial revision)" w:date="2026-08-14T00:00:00Z">
        <w:r>
          <w:rPr>
            <w:rFonts w:ascii="Times New Roman" w:hAnsi="Times New Roman"/>
          </w:rPr>
          <w:t xml:space="preserve">Karmaker, C. L., A. B. M. M. Bari, M. Z. Anam, T. Ahmed, and S. M. Ali. 2023. "Industry 5.0 Challenges for Post-Pandemic Supply Chain Sustainability in an Emerging Economy." International Journal of Production Economics 258: 108806.</w:t>
        </w:r>
      </w:ins>
    </w:p>
    <w:p>
      <w:pPr>
        <w:spacing w:after="120"/>
      </w:pPr>
      <w:r>
        <w:rPr>
          <w:rFonts w:ascii="Times New Roman" w:hAnsi="Times New Roman"/>
        </w:rPr>
        <w:t xml:space="preserve">Kersten, </w:t>
      </w:r>
      <w:del w:id="2362" w:author="Kiro (editorial revision)" w:date="2026-08-14T00:00:00Z">
        <w:r>
          <w:rPr>
            <w:rFonts w:ascii="Times New Roman" w:hAnsi="Times New Roman"/>
          </w:rPr>
          <w:delText xml:space="preserve">C.C., </w:delText>
        </w:r>
      </w:del>
      <w:ins w:id="2363" w:author="Kiro (editorial revision)" w:date="2026-08-14T00:00:00Z">
        <w:r>
          <w:rPr>
            <w:rFonts w:ascii="Times New Roman" w:hAnsi="Times New Roman"/>
          </w:rPr>
          <w:t xml:space="preserve">C. C., J. M. C. </w:t>
        </w:r>
      </w:ins>
      <w:r>
        <w:rPr>
          <w:rFonts w:ascii="Times New Roman" w:hAnsi="Times New Roman"/>
        </w:rPr>
        <w:t xml:space="preserve">Kerber, </w:t>
      </w:r>
      <w:del w:id="2364" w:author="Kiro (editorial revision)" w:date="2026-08-14T00:00:00Z">
        <w:r>
          <w:rPr>
            <w:rFonts w:ascii="Times New Roman" w:hAnsi="Times New Roman"/>
          </w:rPr>
          <w:delText xml:space="preserve">J.M.C., </w:delText>
        </w:r>
      </w:del>
      <w:ins w:id="2365" w:author="Kiro (editorial revision)" w:date="2026-08-14T00:00:00Z">
        <w:r>
          <w:rPr>
            <w:rFonts w:ascii="Times New Roman" w:hAnsi="Times New Roman"/>
          </w:rPr>
          <w:t xml:space="preserve">J. d. S. </w:t>
        </w:r>
      </w:ins>
      <w:r>
        <w:rPr>
          <w:rFonts w:ascii="Times New Roman" w:hAnsi="Times New Roman"/>
        </w:rPr>
        <w:t xml:space="preserve">Silva, </w:t>
      </w:r>
      <w:del w:id="2366" w:author="Kiro (editorial revision)" w:date="2026-08-14T00:00:00Z">
        <w:r>
          <w:rPr>
            <w:rFonts w:ascii="Times New Roman" w:hAnsi="Times New Roman"/>
          </w:rPr>
          <w:delText xml:space="preserve">J.d.S., </w:delText>
        </w:r>
      </w:del>
      <w:ins w:id="2367" w:author="Kiro (editorial revision)" w:date="2026-08-14T00:00:00Z">
        <w:r>
          <w:rPr>
            <w:rFonts w:ascii="Times New Roman" w:hAnsi="Times New Roman"/>
          </w:rPr>
          <w:t xml:space="preserve">M. </w:t>
        </w:r>
      </w:ins>
      <w:r>
        <w:rPr>
          <w:rFonts w:ascii="Times New Roman" w:hAnsi="Times New Roman"/>
        </w:rPr>
        <w:t xml:space="preserve">Bouzon, </w:t>
      </w:r>
      <w:ins w:id="2368" w:author="Kiro (editorial revision)" w:date="2026-08-14T00:00:00Z">
        <w:r>
          <w:rPr>
            <w:rFonts w:ascii="Times New Roman" w:hAnsi="Times New Roman"/>
          </w:rPr>
          <w:t xml:space="preserve">and L. </w:t>
        </w:r>
      </w:ins>
      <w:r>
        <w:rPr>
          <w:rFonts w:ascii="Times New Roman" w:hAnsi="Times New Roman"/>
        </w:rPr>
        <w:t xml:space="preserve">M. </w:t>
      </w:r>
      <w:del w:id="2369" w:author="Kiro (editorial revision)" w:date="2026-08-14T00:00:00Z">
        <w:r>
          <w:rPr>
            <w:rFonts w:ascii="Times New Roman" w:hAnsi="Times New Roman"/>
          </w:rPr>
          <w:delText xml:space="preserve">and Campos, L.M.d.S. (2024), </w:delText>
        </w:r>
      </w:del>
      <w:ins w:id="2370" w:author="Kiro (editorial revision)" w:date="2026-08-14T00:00:00Z">
        <w:r>
          <w:rPr>
            <w:rFonts w:ascii="Times New Roman" w:hAnsi="Times New Roman"/>
          </w:rPr>
          <w:t xml:space="preserve">d. S. Campos. 2024. </w:t>
        </w:r>
      </w:ins>
      <w:r>
        <w:rPr>
          <w:rFonts w:ascii="Times New Roman" w:hAnsi="Times New Roman"/>
        </w:rPr>
        <w:t xml:space="preserve">"Traceability in the Agri-Food Supply Chain: A New Perspective under the Circular Economy </w:t>
      </w:r>
      <w:del w:id="2371" w:author="Kiro (editorial revision)" w:date="2026-08-14T00:00:00Z">
        <w:r>
          <w:rPr>
            <w:rFonts w:ascii="Times New Roman" w:hAnsi="Times New Roman"/>
          </w:rPr>
          <w:delText xml:space="preserve">approach", Production, Vol. 34, </w:delText>
        </w:r>
      </w:del>
      <w:ins w:id="2372" w:author="Kiro (editorial revision)" w:date="2026-08-14T00:00:00Z">
        <w:r>
          <w:rPr>
            <w:rFonts w:ascii="Times New Roman" w:hAnsi="Times New Roman"/>
          </w:rPr>
          <w:t xml:space="preserve">Approach." Production 34: </w:t>
        </w:r>
      </w:ins>
      <w:r>
        <w:rPr>
          <w:rFonts w:ascii="Times New Roman" w:hAnsi="Times New Roman"/>
        </w:rPr>
        <w:t xml:space="preserve">e20240009.</w:t>
      </w:r>
    </w:p>
    <w:p>
      <w:pPr>
        <w:spacing w:after="120"/>
        <w:rPr>
          <w:ins w:id="2374" w:author="Kiro (editorial revision)" w:date="2026-08-14T00:00:00Z"/>
        </w:rPr>
      </w:pPr>
      <w:ins w:id="2373" w:author="Kiro (editorial revision)" w:date="2026-08-14T00:00:00Z">
        <w:r>
          <w:rPr>
            <w:rFonts w:ascii="Times New Roman" w:hAnsi="Times New Roman"/>
          </w:rPr>
          <w:t xml:space="preserve">Khan, M., M. Rogerson, D. Papadas, K. Behrendt, and L. Arnold. 2026. "Conflicting Institutional Logics in Agricultural Supply Chain Labour Governance: The Role of Upstream Agency." International Journal of Operations &amp; Production Management, in press.</w:t>
        </w:r>
      </w:ins>
    </w:p>
    <w:p>
      <w:pPr>
        <w:spacing w:after="120"/>
      </w:pPr>
      <w:r>
        <w:rPr>
          <w:rFonts w:ascii="Times New Roman" w:hAnsi="Times New Roman"/>
        </w:rPr>
        <w:t xml:space="preserve">Kirchherr, J., </w:t>
      </w:r>
      <w:ins w:id="2375" w:author="Kiro (editorial revision)" w:date="2026-08-14T00:00:00Z">
        <w:r>
          <w:rPr>
            <w:rFonts w:ascii="Times New Roman" w:hAnsi="Times New Roman"/>
          </w:rPr>
          <w:t xml:space="preserve">L. </w:t>
        </w:r>
      </w:ins>
      <w:r>
        <w:rPr>
          <w:rFonts w:ascii="Times New Roman" w:hAnsi="Times New Roman"/>
        </w:rPr>
        <w:t xml:space="preserve">Piscicelli, </w:t>
      </w:r>
      <w:del w:id="2376" w:author="Kiro (editorial revision)" w:date="2026-08-14T00:00:00Z">
        <w:r>
          <w:rPr>
            <w:rFonts w:ascii="Times New Roman" w:hAnsi="Times New Roman"/>
          </w:rPr>
          <w:delText xml:space="preserve">L., </w:delText>
        </w:r>
      </w:del>
      <w:ins w:id="2377" w:author="Kiro (editorial revision)" w:date="2026-08-14T00:00:00Z">
        <w:r>
          <w:rPr>
            <w:rFonts w:ascii="Times New Roman" w:hAnsi="Times New Roman"/>
          </w:rPr>
          <w:t xml:space="preserve">R. </w:t>
        </w:r>
      </w:ins>
      <w:r>
        <w:rPr>
          <w:rFonts w:ascii="Times New Roman" w:hAnsi="Times New Roman"/>
        </w:rPr>
        <w:t xml:space="preserve">Bour, </w:t>
      </w:r>
      <w:del w:id="2378" w:author="Kiro (editorial revision)" w:date="2026-08-14T00:00:00Z">
        <w:r>
          <w:rPr>
            <w:rFonts w:ascii="Times New Roman" w:hAnsi="Times New Roman"/>
          </w:rPr>
          <w:delText xml:space="preserve">R., </w:delText>
        </w:r>
      </w:del>
      <w:ins w:id="2379" w:author="Kiro (editorial revision)" w:date="2026-08-14T00:00:00Z">
        <w:r>
          <w:rPr>
            <w:rFonts w:ascii="Times New Roman" w:hAnsi="Times New Roman"/>
          </w:rPr>
          <w:t xml:space="preserve">E. </w:t>
        </w:r>
      </w:ins>
      <w:r>
        <w:rPr>
          <w:rFonts w:ascii="Times New Roman" w:hAnsi="Times New Roman"/>
        </w:rPr>
        <w:t xml:space="preserve">Kostense-Smit, </w:t>
      </w:r>
      <w:del w:id="2380" w:author="Kiro (editorial revision)" w:date="2026-08-14T00:00:00Z">
        <w:r>
          <w:rPr>
            <w:rFonts w:ascii="Times New Roman" w:hAnsi="Times New Roman"/>
          </w:rPr>
          <w:delText xml:space="preserve">E., </w:delText>
        </w:r>
      </w:del>
      <w:ins w:id="2381" w:author="Kiro (editorial revision)" w:date="2026-08-14T00:00:00Z">
        <w:r>
          <w:rPr>
            <w:rFonts w:ascii="Times New Roman" w:hAnsi="Times New Roman"/>
          </w:rPr>
          <w:t xml:space="preserve">J. </w:t>
        </w:r>
      </w:ins>
      <w:r>
        <w:rPr>
          <w:rFonts w:ascii="Times New Roman" w:hAnsi="Times New Roman"/>
        </w:rPr>
        <w:t xml:space="preserve">Muller, </w:t>
      </w:r>
      <w:del w:id="2382" w:author="Kiro (editorial revision)" w:date="2026-08-14T00:00:00Z">
        <w:r>
          <w:rPr>
            <w:rFonts w:ascii="Times New Roman" w:hAnsi="Times New Roman"/>
          </w:rPr>
          <w:delText xml:space="preserve">J., </w:delText>
        </w:r>
      </w:del>
      <w:ins w:id="2383" w:author="Kiro (editorial revision)" w:date="2026-08-14T00:00:00Z">
        <w:r>
          <w:rPr>
            <w:rFonts w:ascii="Times New Roman" w:hAnsi="Times New Roman"/>
          </w:rPr>
          <w:t xml:space="preserve">A. </w:t>
        </w:r>
      </w:ins>
      <w:r>
        <w:rPr>
          <w:rFonts w:ascii="Times New Roman" w:hAnsi="Times New Roman"/>
        </w:rPr>
        <w:t xml:space="preserve">Huibrechtse-Truijens, </w:t>
      </w:r>
      <w:del w:id="2384" w:author="Kiro (editorial revision)" w:date="2026-08-14T00:00:00Z">
        <w:r>
          <w:rPr>
            <w:rFonts w:ascii="Times New Roman" w:hAnsi="Times New Roman"/>
          </w:rPr>
          <w:delText xml:space="preserve">A. </w:delText>
        </w:r>
      </w:del>
      <w:r>
        <w:rPr>
          <w:rFonts w:ascii="Times New Roman" w:hAnsi="Times New Roman"/>
        </w:rPr>
        <w:t xml:space="preserve">and </w:t>
      </w:r>
      <w:del w:id="2385" w:author="Kiro (editorial revision)" w:date="2026-08-14T00:00:00Z">
        <w:r>
          <w:rPr>
            <w:rFonts w:ascii="Times New Roman" w:hAnsi="Times New Roman"/>
          </w:rPr>
          <w:delText xml:space="preserve">Hekkert, </w:delText>
        </w:r>
      </w:del>
      <w:r>
        <w:rPr>
          <w:rFonts w:ascii="Times New Roman" w:hAnsi="Times New Roman"/>
        </w:rPr>
        <w:t xml:space="preserve">M. </w:t>
      </w:r>
      <w:del w:id="2386" w:author="Kiro (editorial revision)" w:date="2026-08-14T00:00:00Z">
        <w:r>
          <w:rPr>
            <w:rFonts w:ascii="Times New Roman" w:hAnsi="Times New Roman"/>
          </w:rPr>
          <w:delText xml:space="preserve">(2018), </w:delText>
        </w:r>
      </w:del>
      <w:ins w:id="2387" w:author="Kiro (editorial revision)" w:date="2026-08-14T00:00:00Z">
        <w:r>
          <w:rPr>
            <w:rFonts w:ascii="Times New Roman" w:hAnsi="Times New Roman"/>
          </w:rPr>
          <w:t xml:space="preserve">Hekkert. 2018. </w:t>
        </w:r>
      </w:ins>
      <w:r>
        <w:rPr>
          <w:rFonts w:ascii="Times New Roman" w:hAnsi="Times New Roman"/>
        </w:rPr>
        <w:t xml:space="preserve">"Barriers to the Circular Economy: Evidence from the European Union </w:t>
      </w:r>
      <w:del w:id="2388" w:author="Kiro (editorial revision)" w:date="2026-08-14T00:00:00Z">
        <w:r>
          <w:rPr>
            <w:rFonts w:ascii="Times New Roman" w:hAnsi="Times New Roman"/>
          </w:rPr>
          <w:delText xml:space="preserve">(EU)", </w:delText>
        </w:r>
      </w:del>
      <w:ins w:id="2389" w:author="Kiro (editorial revision)" w:date="2026-08-14T00:00:00Z">
        <w:r>
          <w:rPr>
            <w:rFonts w:ascii="Times New Roman" w:hAnsi="Times New Roman"/>
          </w:rPr>
          <w:t xml:space="preserve">(EU)." </w:t>
        </w:r>
      </w:ins>
      <w:r>
        <w:rPr>
          <w:rFonts w:ascii="Times New Roman" w:hAnsi="Times New Roman"/>
        </w:rPr>
        <w:t xml:space="preserve">Ecological </w:t>
      </w:r>
      <w:del w:id="2390" w:author="Kiro (editorial revision)" w:date="2026-08-14T00:00:00Z">
        <w:r>
          <w:rPr>
            <w:rFonts w:ascii="Times New Roman" w:hAnsi="Times New Roman"/>
          </w:rPr>
          <w:delText xml:space="preserve">Economics, Vol. 150, pp. </w:delText>
        </w:r>
      </w:del>
      <w:ins w:id="2391" w:author="Kiro (editorial revision)" w:date="2026-08-14T00:00:00Z">
        <w:r>
          <w:rPr>
            <w:rFonts w:ascii="Times New Roman" w:hAnsi="Times New Roman"/>
          </w:rPr>
          <w:t xml:space="preserve">Economics 150: </w:t>
        </w:r>
      </w:ins>
      <w:r>
        <w:rPr>
          <w:rFonts w:ascii="Times New Roman" w:hAnsi="Times New Roman"/>
        </w:rPr>
        <w:t xml:space="preserve">264–272.</w:t>
      </w:r>
    </w:p>
    <w:p>
      <w:pPr>
        <w:spacing w:after="120"/>
      </w:pPr>
      <w:r>
        <w:rPr>
          <w:rFonts w:ascii="Times New Roman" w:hAnsi="Times New Roman"/>
        </w:rPr>
        <w:t xml:space="preserve">Kirchherr, J., </w:t>
      </w:r>
      <w:ins w:id="2392" w:author="Kiro (editorial revision)" w:date="2026-08-14T00:00:00Z">
        <w:r>
          <w:rPr>
            <w:rFonts w:ascii="Times New Roman" w:hAnsi="Times New Roman"/>
          </w:rPr>
          <w:t xml:space="preserve">D. </w:t>
        </w:r>
      </w:ins>
      <w:r>
        <w:rPr>
          <w:rFonts w:ascii="Times New Roman" w:hAnsi="Times New Roman"/>
        </w:rPr>
        <w:t xml:space="preserve">Reike, </w:t>
      </w:r>
      <w:del w:id="2393" w:author="Kiro (editorial revision)" w:date="2026-08-14T00:00:00Z">
        <w:r>
          <w:rPr>
            <w:rFonts w:ascii="Times New Roman" w:hAnsi="Times New Roman"/>
          </w:rPr>
          <w:delText xml:space="preserve">D. </w:delText>
        </w:r>
      </w:del>
      <w:r>
        <w:rPr>
          <w:rFonts w:ascii="Times New Roman" w:hAnsi="Times New Roman"/>
        </w:rPr>
        <w:t xml:space="preserve">and </w:t>
      </w:r>
      <w:del w:id="2394" w:author="Kiro (editorial revision)" w:date="2026-08-14T00:00:00Z">
        <w:r>
          <w:rPr>
            <w:rFonts w:ascii="Times New Roman" w:hAnsi="Times New Roman"/>
          </w:rPr>
          <w:delText xml:space="preserve">Hekkert, </w:delText>
        </w:r>
      </w:del>
      <w:r>
        <w:rPr>
          <w:rFonts w:ascii="Times New Roman" w:hAnsi="Times New Roman"/>
        </w:rPr>
        <w:t xml:space="preserve">M. </w:t>
      </w:r>
      <w:del w:id="2395" w:author="Kiro (editorial revision)" w:date="2026-08-14T00:00:00Z">
        <w:r>
          <w:rPr>
            <w:rFonts w:ascii="Times New Roman" w:hAnsi="Times New Roman"/>
          </w:rPr>
          <w:delText xml:space="preserve">(2017), </w:delText>
        </w:r>
      </w:del>
      <w:ins w:id="2396" w:author="Kiro (editorial revision)" w:date="2026-08-14T00:00:00Z">
        <w:r>
          <w:rPr>
            <w:rFonts w:ascii="Times New Roman" w:hAnsi="Times New Roman"/>
          </w:rPr>
          <w:t xml:space="preserve">Hekkert. 2017. </w:t>
        </w:r>
      </w:ins>
      <w:r>
        <w:rPr>
          <w:rFonts w:ascii="Times New Roman" w:hAnsi="Times New Roman"/>
        </w:rPr>
        <w:t xml:space="preserve">"Conceptualizing the Circular Economy: An Analysis of 114 </w:t>
      </w:r>
      <w:del w:id="2397" w:author="Kiro (editorial revision)" w:date="2026-08-14T00:00:00Z">
        <w:r>
          <w:rPr>
            <w:rFonts w:ascii="Times New Roman" w:hAnsi="Times New Roman"/>
          </w:rPr>
          <w:delText xml:space="preserve">definitions", </w:delText>
        </w:r>
      </w:del>
      <w:ins w:id="2398" w:author="Kiro (editorial revision)" w:date="2026-08-14T00:00:00Z">
        <w:r>
          <w:rPr>
            <w:rFonts w:ascii="Times New Roman" w:hAnsi="Times New Roman"/>
          </w:rPr>
          <w:t xml:space="preserve">Definitions." </w:t>
        </w:r>
      </w:ins>
      <w:r>
        <w:rPr>
          <w:rFonts w:ascii="Times New Roman" w:hAnsi="Times New Roman"/>
        </w:rPr>
        <w:t xml:space="preserve">Resources, Conservation and </w:t>
      </w:r>
      <w:del w:id="2399" w:author="Kiro (editorial revision)" w:date="2026-08-14T00:00:00Z">
        <w:r>
          <w:rPr>
            <w:rFonts w:ascii="Times New Roman" w:hAnsi="Times New Roman"/>
          </w:rPr>
          <w:delText xml:space="preserve">Recycling, Vol. 127, pp. </w:delText>
        </w:r>
      </w:del>
      <w:ins w:id="2400" w:author="Kiro (editorial revision)" w:date="2026-08-14T00:00:00Z">
        <w:r>
          <w:rPr>
            <w:rFonts w:ascii="Times New Roman" w:hAnsi="Times New Roman"/>
          </w:rPr>
          <w:t xml:space="preserve">Recycling 127: </w:t>
        </w:r>
      </w:ins>
      <w:r>
        <w:rPr>
          <w:rFonts w:ascii="Times New Roman" w:hAnsi="Times New Roman"/>
        </w:rPr>
        <w:t xml:space="preserve">221–232.</w:t>
      </w:r>
    </w:p>
    <w:p>
      <w:pPr>
        <w:spacing w:after="120"/>
        <w:rPr>
          <w:ins w:id="2402" w:author="Kiro (editorial revision)" w:date="2026-08-14T00:00:00Z"/>
        </w:rPr>
      </w:pPr>
      <w:ins w:id="2401" w:author="Kiro (editorial revision)" w:date="2026-08-14T00:00:00Z">
        <w:r>
          <w:rPr>
            <w:rFonts w:ascii="Times New Roman" w:hAnsi="Times New Roman"/>
          </w:rPr>
          <w:t xml:space="preserve">Kirchherr, J., N. H. N. Yang, F. Schulze-Spüntrup, M. J. Heerink, and K. Hartley. 2023. "Conceptualizing the Circular Economy (Revisited): An Analysis of 221 Definitions." Resources, Conservation and Recycling 194: 107001.</w:t>
        </w:r>
      </w:ins>
    </w:p>
    <w:p>
      <w:pPr>
        <w:spacing w:after="120"/>
      </w:pPr>
      <w:r>
        <w:rPr>
          <w:rFonts w:ascii="Times New Roman" w:hAnsi="Times New Roman"/>
        </w:rPr>
        <w:t xml:space="preserve">Kock, </w:t>
      </w:r>
      <w:del w:id="2403" w:author="Kiro (editorial revision)" w:date="2026-08-14T00:00:00Z">
        <w:r>
          <w:rPr>
            <w:rFonts w:ascii="Times New Roman" w:hAnsi="Times New Roman"/>
          </w:rPr>
          <w:delText xml:space="preserve">N. </w:delText>
        </w:r>
      </w:del>
      <w:ins w:id="2404" w:author="Kiro (editorial revision)" w:date="2026-08-14T00:00:00Z">
        <w:r>
          <w:rPr>
            <w:rFonts w:ascii="Times New Roman" w:hAnsi="Times New Roman"/>
          </w:rPr>
          <w:t xml:space="preserve">N., </w:t>
        </w:r>
      </w:ins>
      <w:r>
        <w:rPr>
          <w:rFonts w:ascii="Times New Roman" w:hAnsi="Times New Roman"/>
        </w:rPr>
        <w:t xml:space="preserve">and </w:t>
      </w:r>
      <w:del w:id="2405" w:author="Kiro (editorial revision)" w:date="2026-08-14T00:00:00Z">
        <w:r>
          <w:rPr>
            <w:rFonts w:ascii="Times New Roman" w:hAnsi="Times New Roman"/>
          </w:rPr>
          <w:delText xml:space="preserve">Hadaya, </w:delText>
        </w:r>
      </w:del>
      <w:r>
        <w:rPr>
          <w:rFonts w:ascii="Times New Roman" w:hAnsi="Times New Roman"/>
        </w:rPr>
        <w:t xml:space="preserve">P. </w:t>
      </w:r>
      <w:del w:id="2406" w:author="Kiro (editorial revision)" w:date="2026-08-14T00:00:00Z">
        <w:r>
          <w:rPr>
            <w:rFonts w:ascii="Times New Roman" w:hAnsi="Times New Roman"/>
          </w:rPr>
          <w:delText xml:space="preserve">(2018), </w:delText>
        </w:r>
      </w:del>
      <w:ins w:id="2407" w:author="Kiro (editorial revision)" w:date="2026-08-14T00:00:00Z">
        <w:r>
          <w:rPr>
            <w:rFonts w:ascii="Times New Roman" w:hAnsi="Times New Roman"/>
          </w:rPr>
          <w:t xml:space="preserve">Hadaya. 2018. </w:t>
        </w:r>
      </w:ins>
      <w:r>
        <w:rPr>
          <w:rFonts w:ascii="Times New Roman" w:hAnsi="Times New Roman"/>
        </w:rPr>
        <w:t xml:space="preserve">"Minimum Sample Size Estimation in </w:t>
      </w:r>
      <w:del w:id="2408" w:author="Kiro (editorial revision)" w:date="2026-08-14T00:00:00Z">
        <w:r>
          <w:rPr>
            <w:rFonts w:ascii="Times New Roman" w:hAnsi="Times New Roman"/>
          </w:rPr>
          <w:delText xml:space="preserve">PLS‐SEM: </w:delText>
        </w:r>
      </w:del>
      <w:ins w:id="2409" w:author="Kiro (editorial revision)" w:date="2026-08-14T00:00:00Z">
        <w:r>
          <w:rPr>
            <w:rFonts w:ascii="Times New Roman" w:hAnsi="Times New Roman"/>
          </w:rPr>
          <w:t xml:space="preserve">PLS-SEM: </w:t>
        </w:r>
      </w:ins>
      <w:r>
        <w:rPr>
          <w:rFonts w:ascii="Times New Roman" w:hAnsi="Times New Roman"/>
        </w:rPr>
        <w:t xml:space="preserve">The Inverse Square Root and </w:t>
      </w:r>
      <w:del w:id="2410" w:author="Kiro (editorial revision)" w:date="2026-08-14T00:00:00Z">
        <w:r>
          <w:rPr>
            <w:rFonts w:ascii="Times New Roman" w:hAnsi="Times New Roman"/>
          </w:rPr>
          <w:delText xml:space="preserve">gamma‐exponential methods", </w:delText>
        </w:r>
      </w:del>
      <w:ins w:id="2411" w:author="Kiro (editorial revision)" w:date="2026-08-14T00:00:00Z">
        <w:r>
          <w:rPr>
            <w:rFonts w:ascii="Times New Roman" w:hAnsi="Times New Roman"/>
          </w:rPr>
          <w:t xml:space="preserve">Gamma-Exponential Methods." </w:t>
        </w:r>
      </w:ins>
      <w:r>
        <w:rPr>
          <w:rFonts w:ascii="Times New Roman" w:hAnsi="Times New Roman"/>
        </w:rPr>
        <w:t xml:space="preserve">Information Systems </w:t>
      </w:r>
      <w:del w:id="2412" w:author="Kiro (editorial revision)" w:date="2026-08-14T00:00:00Z">
        <w:r>
          <w:rPr>
            <w:rFonts w:ascii="Times New Roman" w:hAnsi="Times New Roman"/>
          </w:rPr>
          <w:delText xml:space="preserve">Journal, Vol. 28, No. 1, pp. </w:delText>
        </w:r>
      </w:del>
      <w:ins w:id="2413" w:author="Kiro (editorial revision)" w:date="2026-08-14T00:00:00Z">
        <w:r>
          <w:rPr>
            <w:rFonts w:ascii="Times New Roman" w:hAnsi="Times New Roman"/>
          </w:rPr>
          <w:t xml:space="preserve">Journal 28 (1): </w:t>
        </w:r>
      </w:ins>
      <w:r>
        <w:rPr>
          <w:rFonts w:ascii="Times New Roman" w:hAnsi="Times New Roman"/>
        </w:rPr>
        <w:t xml:space="preserve">227–261.</w:t>
      </w:r>
    </w:p>
    <w:p>
      <w:pPr>
        <w:spacing w:after="120"/>
      </w:pPr>
      <w:r>
        <w:rPr>
          <w:rFonts w:ascii="Times New Roman" w:hAnsi="Times New Roman"/>
        </w:rPr>
        <w:t xml:space="preserve">Kristensen, </w:t>
      </w:r>
      <w:del w:id="2414" w:author="Kiro (editorial revision)" w:date="2026-08-14T00:00:00Z">
        <w:r>
          <w:rPr>
            <w:rFonts w:ascii="Times New Roman" w:hAnsi="Times New Roman"/>
          </w:rPr>
          <w:delText xml:space="preserve">H.S. </w:delText>
        </w:r>
      </w:del>
      <w:ins w:id="2415" w:author="Kiro (editorial revision)" w:date="2026-08-14T00:00:00Z">
        <w:r>
          <w:rPr>
            <w:rFonts w:ascii="Times New Roman" w:hAnsi="Times New Roman"/>
          </w:rPr>
          <w:t xml:space="preserve">H. S., </w:t>
        </w:r>
      </w:ins>
      <w:r>
        <w:rPr>
          <w:rFonts w:ascii="Times New Roman" w:hAnsi="Times New Roman"/>
        </w:rPr>
        <w:t xml:space="preserve">and </w:t>
      </w:r>
      <w:del w:id="2416" w:author="Kiro (editorial revision)" w:date="2026-08-14T00:00:00Z">
        <w:r>
          <w:rPr>
            <w:rFonts w:ascii="Times New Roman" w:hAnsi="Times New Roman"/>
          </w:rPr>
          <w:delText xml:space="preserve">Mosgaard, M.A. (2020), </w:delText>
        </w:r>
      </w:del>
      <w:ins w:id="2417" w:author="Kiro (editorial revision)" w:date="2026-08-14T00:00:00Z">
        <w:r>
          <w:rPr>
            <w:rFonts w:ascii="Times New Roman" w:hAnsi="Times New Roman"/>
          </w:rPr>
          <w:t xml:space="preserve">M. A. Mosgaard. 2020. </w:t>
        </w:r>
      </w:ins>
      <w:r>
        <w:rPr>
          <w:rFonts w:ascii="Times New Roman" w:hAnsi="Times New Roman"/>
        </w:rPr>
        <w:t xml:space="preserve">"A Review of Micro Level Indicators for a Circular Economy – Moving Away from the Three Dimensions of </w:t>
      </w:r>
      <w:del w:id="2418" w:author="Kiro (editorial revision)" w:date="2026-08-14T00:00:00Z">
        <w:r>
          <w:rPr>
            <w:rFonts w:ascii="Times New Roman" w:hAnsi="Times New Roman"/>
          </w:rPr>
          <w:delText xml:space="preserve">sustainability?", </w:delText>
        </w:r>
      </w:del>
      <w:ins w:id="2419" w:author="Kiro (editorial revision)" w:date="2026-08-14T00:00:00Z">
        <w:r>
          <w:rPr>
            <w:rFonts w:ascii="Times New Roman" w:hAnsi="Times New Roman"/>
          </w:rPr>
          <w:t xml:space="preserve">Sustainability?" </w:t>
        </w:r>
      </w:ins>
      <w:r>
        <w:rPr>
          <w:rFonts w:ascii="Times New Roman" w:hAnsi="Times New Roman"/>
        </w:rPr>
        <w:t xml:space="preserve">Journal of Cleaner </w:t>
      </w:r>
      <w:del w:id="2420" w:author="Kiro (editorial revision)" w:date="2026-08-14T00:00:00Z">
        <w:r>
          <w:rPr>
            <w:rFonts w:ascii="Times New Roman" w:hAnsi="Times New Roman"/>
          </w:rPr>
          <w:delText xml:space="preserve">Production, Vol. 243, pp. </w:delText>
        </w:r>
      </w:del>
      <w:ins w:id="2421" w:author="Kiro (editorial revision)" w:date="2026-08-14T00:00:00Z">
        <w:r>
          <w:rPr>
            <w:rFonts w:ascii="Times New Roman" w:hAnsi="Times New Roman"/>
          </w:rPr>
          <w:t xml:space="preserve">Production 243: </w:t>
        </w:r>
      </w:ins>
      <w:r>
        <w:rPr>
          <w:rFonts w:ascii="Times New Roman" w:hAnsi="Times New Roman"/>
        </w:rPr>
        <w:t xml:space="preserve">118531.</w:t>
      </w:r>
    </w:p>
    <w:p>
      <w:pPr>
        <w:spacing w:after="120"/>
      </w:pPr>
      <w:r>
        <w:rPr>
          <w:rFonts w:ascii="Times New Roman" w:hAnsi="Times New Roman"/>
        </w:rPr>
        <w:t xml:space="preserve">Kristoffersen, E., </w:t>
      </w:r>
      <w:ins w:id="2422" w:author="Kiro (editorial revision)" w:date="2026-08-14T00:00:00Z">
        <w:r>
          <w:rPr>
            <w:rFonts w:ascii="Times New Roman" w:hAnsi="Times New Roman"/>
          </w:rPr>
          <w:t xml:space="preserve">P. </w:t>
        </w:r>
      </w:ins>
      <w:r>
        <w:rPr>
          <w:rFonts w:ascii="Times New Roman" w:hAnsi="Times New Roman"/>
        </w:rPr>
        <w:t xml:space="preserve">Mikalef, </w:t>
      </w:r>
      <w:del w:id="2423" w:author="Kiro (editorial revision)" w:date="2026-08-14T00:00:00Z">
        <w:r>
          <w:rPr>
            <w:rFonts w:ascii="Times New Roman" w:hAnsi="Times New Roman"/>
          </w:rPr>
          <w:delText xml:space="preserve">P., </w:delText>
        </w:r>
      </w:del>
      <w:ins w:id="2424" w:author="Kiro (editorial revision)" w:date="2026-08-14T00:00:00Z">
        <w:r>
          <w:rPr>
            <w:rFonts w:ascii="Times New Roman" w:hAnsi="Times New Roman"/>
          </w:rPr>
          <w:t xml:space="preserve">F. </w:t>
        </w:r>
      </w:ins>
      <w:r>
        <w:rPr>
          <w:rFonts w:ascii="Times New Roman" w:hAnsi="Times New Roman"/>
        </w:rPr>
        <w:t xml:space="preserve">Blomsma, </w:t>
      </w:r>
      <w:del w:id="2425" w:author="Kiro (editorial revision)" w:date="2026-08-14T00:00:00Z">
        <w:r>
          <w:rPr>
            <w:rFonts w:ascii="Times New Roman" w:hAnsi="Times New Roman"/>
          </w:rPr>
          <w:delText xml:space="preserve">F. </w:delText>
        </w:r>
      </w:del>
      <w:r>
        <w:rPr>
          <w:rFonts w:ascii="Times New Roman" w:hAnsi="Times New Roman"/>
        </w:rPr>
        <w:t xml:space="preserve">and </w:t>
      </w:r>
      <w:del w:id="2426" w:author="Kiro (editorial revision)" w:date="2026-08-14T00:00:00Z">
        <w:r>
          <w:rPr>
            <w:rFonts w:ascii="Times New Roman" w:hAnsi="Times New Roman"/>
          </w:rPr>
          <w:delText xml:space="preserve">Li, </w:delText>
        </w:r>
      </w:del>
      <w:r>
        <w:rPr>
          <w:rFonts w:ascii="Times New Roman" w:hAnsi="Times New Roman"/>
        </w:rPr>
        <w:t xml:space="preserve">J. </w:t>
      </w:r>
      <w:del w:id="2427" w:author="Kiro (editorial revision)" w:date="2026-08-14T00:00:00Z">
        <w:r>
          <w:rPr>
            <w:rFonts w:ascii="Times New Roman" w:hAnsi="Times New Roman"/>
          </w:rPr>
          <w:delText xml:space="preserve">(2021), </w:delText>
        </w:r>
      </w:del>
      <w:ins w:id="2428" w:author="Kiro (editorial revision)" w:date="2026-08-14T00:00:00Z">
        <w:r>
          <w:rPr>
            <w:rFonts w:ascii="Times New Roman" w:hAnsi="Times New Roman"/>
          </w:rPr>
          <w:t xml:space="preserve">Li. 2021. </w:t>
        </w:r>
      </w:ins>
      <w:r>
        <w:rPr>
          <w:rFonts w:ascii="Times New Roman" w:hAnsi="Times New Roman"/>
        </w:rPr>
        <w:t xml:space="preserve">"The Effects of Business Analytics Capability on Circular Economy Implementation, Resource Orchestration Capability, and Firm </w:t>
      </w:r>
      <w:del w:id="2429" w:author="Kiro (editorial revision)" w:date="2026-08-14T00:00:00Z">
        <w:r>
          <w:rPr>
            <w:rFonts w:ascii="Times New Roman" w:hAnsi="Times New Roman"/>
          </w:rPr>
          <w:delText xml:space="preserve">performance", </w:delText>
        </w:r>
      </w:del>
      <w:ins w:id="2430" w:author="Kiro (editorial revision)" w:date="2026-08-14T00:00:00Z">
        <w:r>
          <w:rPr>
            <w:rFonts w:ascii="Times New Roman" w:hAnsi="Times New Roman"/>
          </w:rPr>
          <w:t xml:space="preserve">Performance." </w:t>
        </w:r>
      </w:ins>
      <w:r>
        <w:rPr>
          <w:rFonts w:ascii="Times New Roman" w:hAnsi="Times New Roman"/>
        </w:rPr>
        <w:t xml:space="preserve">International Journal of Production </w:t>
      </w:r>
      <w:del w:id="2431" w:author="Kiro (editorial revision)" w:date="2026-08-14T00:00:00Z">
        <w:r>
          <w:rPr>
            <w:rFonts w:ascii="Times New Roman" w:hAnsi="Times New Roman"/>
          </w:rPr>
          <w:delText xml:space="preserve">Economics, Vol. 239, pp. </w:delText>
        </w:r>
      </w:del>
      <w:ins w:id="2432" w:author="Kiro (editorial revision)" w:date="2026-08-14T00:00:00Z">
        <w:r>
          <w:rPr>
            <w:rFonts w:ascii="Times New Roman" w:hAnsi="Times New Roman"/>
          </w:rPr>
          <w:t xml:space="preserve">Economics 239: </w:t>
        </w:r>
      </w:ins>
      <w:r>
        <w:rPr>
          <w:rFonts w:ascii="Times New Roman" w:hAnsi="Times New Roman"/>
        </w:rPr>
        <w:t xml:space="preserve">108205.</w:t>
      </w:r>
    </w:p>
    <w:p>
      <w:pPr>
        <w:spacing w:after="120"/>
        <w:rPr>
          <w:ins w:id="2434" w:author="Kiro (editorial revision)" w:date="2026-08-14T00:00:00Z"/>
        </w:rPr>
      </w:pPr>
      <w:ins w:id="2433" w:author="Kiro (editorial revision)" w:date="2026-08-14T00:00:00Z">
        <w:r>
          <w:rPr>
            <w:rFonts w:ascii="Times New Roman" w:hAnsi="Times New Roman"/>
          </w:rPr>
          <w:t xml:space="preserve">Kumar, D., R. K. Singh, R. Mishra, and I. Vlachos. 2023. "Big Data Analytics in Supply Chain Decarbonisation: A Systematic Literature Review and Future Research Directions." International Journal of Production Research 62 (4): 1489–1509.</w:t>
        </w:r>
      </w:ins>
    </w:p>
    <w:p>
      <w:pPr>
        <w:spacing w:after="120"/>
        <w:rPr>
          <w:ins w:id="2436" w:author="Kiro (editorial revision)" w:date="2026-08-14T00:00:00Z"/>
        </w:rPr>
      </w:pPr>
      <w:ins w:id="2435" w:author="Kiro (editorial revision)" w:date="2026-08-14T00:00:00Z">
        <w:r>
          <w:rPr>
            <w:rFonts w:ascii="Times New Roman" w:hAnsi="Times New Roman"/>
          </w:rPr>
          <w:t xml:space="preserve">Kusi-Sarpong, S., Y. Gong, S. Brown, H. Gupta, and C. Bai. 2023. "Multi-Tier Sustainable Supply Chains Management for Global Sustainability." International Journal of Production Research 61 (14): 4592–4602.</w:t>
        </w:r>
      </w:ins>
    </w:p>
    <w:p>
      <w:pPr>
        <w:spacing w:after="120"/>
        <w:rPr>
          <w:ins w:id="2438" w:author="Kiro (editorial revision)" w:date="2026-08-14T00:00:00Z"/>
        </w:rPr>
      </w:pPr>
      <w:ins w:id="2437" w:author="Kiro (editorial revision)" w:date="2026-08-14T00:00:00Z">
        <w:r>
          <w:rPr>
            <w:rFonts w:ascii="Times New Roman" w:hAnsi="Times New Roman"/>
          </w:rPr>
          <w:t xml:space="preserve">Lahane, S., R. Kant, R. Shankar, and S. K. Patil. 2023. "Circular Supply Chain Implementation Performance Measurement Framework: A Comparative Case Analysis." Production Planning &amp; Control 35 (11): 1332–1351.</w:t>
        </w:r>
      </w:ins>
    </w:p>
    <w:p>
      <w:pPr>
        <w:spacing w:after="120"/>
      </w:pPr>
      <w:r>
        <w:rPr>
          <w:rFonts w:ascii="Times New Roman" w:hAnsi="Times New Roman"/>
        </w:rPr>
        <w:t xml:space="preserve">Lee, </w:t>
      </w:r>
      <w:del w:id="2439" w:author="Kiro (editorial revision)" w:date="2026-08-14T00:00:00Z">
        <w:r>
          <w:rPr>
            <w:rFonts w:ascii="Times New Roman" w:hAnsi="Times New Roman"/>
          </w:rPr>
          <w:delText xml:space="preserve">N. </w:delText>
        </w:r>
      </w:del>
      <w:ins w:id="2440" w:author="Kiro (editorial revision)" w:date="2026-08-14T00:00:00Z">
        <w:r>
          <w:rPr>
            <w:rFonts w:ascii="Times New Roman" w:hAnsi="Times New Roman"/>
          </w:rPr>
          <w:t xml:space="preserve">N., </w:t>
        </w:r>
      </w:ins>
      <w:r>
        <w:rPr>
          <w:rFonts w:ascii="Times New Roman" w:hAnsi="Times New Roman"/>
        </w:rPr>
        <w:t xml:space="preserve">and </w:t>
      </w:r>
      <w:del w:id="2441" w:author="Kiro (editorial revision)" w:date="2026-08-14T00:00:00Z">
        <w:r>
          <w:rPr>
            <w:rFonts w:ascii="Times New Roman" w:hAnsi="Times New Roman"/>
          </w:rPr>
          <w:delText xml:space="preserve">Cadogan, J.W. (2013), </w:delText>
        </w:r>
      </w:del>
      <w:ins w:id="2442" w:author="Kiro (editorial revision)" w:date="2026-08-14T00:00:00Z">
        <w:r>
          <w:rPr>
            <w:rFonts w:ascii="Times New Roman" w:hAnsi="Times New Roman"/>
          </w:rPr>
          <w:t xml:space="preserve">J. W. Cadogan. 2013. </w:t>
        </w:r>
      </w:ins>
      <w:r>
        <w:rPr>
          <w:rFonts w:ascii="Times New Roman" w:hAnsi="Times New Roman"/>
        </w:rPr>
        <w:t xml:space="preserve">"Problems with Formative and Higher-Order Reflective </w:t>
      </w:r>
      <w:del w:id="2443" w:author="Kiro (editorial revision)" w:date="2026-08-14T00:00:00Z">
        <w:r>
          <w:rPr>
            <w:rFonts w:ascii="Times New Roman" w:hAnsi="Times New Roman"/>
          </w:rPr>
          <w:delText xml:space="preserve">variables", </w:delText>
        </w:r>
      </w:del>
      <w:ins w:id="2444" w:author="Kiro (editorial revision)" w:date="2026-08-14T00:00:00Z">
        <w:r>
          <w:rPr>
            <w:rFonts w:ascii="Times New Roman" w:hAnsi="Times New Roman"/>
          </w:rPr>
          <w:t xml:space="preserve">Variables." </w:t>
        </w:r>
      </w:ins>
      <w:r>
        <w:rPr>
          <w:rFonts w:ascii="Times New Roman" w:hAnsi="Times New Roman"/>
        </w:rPr>
        <w:t xml:space="preserve">Journal of Business </w:t>
      </w:r>
      <w:del w:id="2445" w:author="Kiro (editorial revision)" w:date="2026-08-14T00:00:00Z">
        <w:r>
          <w:rPr>
            <w:rFonts w:ascii="Times New Roman" w:hAnsi="Times New Roman"/>
          </w:rPr>
          <w:delText xml:space="preserve">Research, Vol. 66, No. 2, pp. </w:delText>
        </w:r>
      </w:del>
      <w:ins w:id="2446" w:author="Kiro (editorial revision)" w:date="2026-08-14T00:00:00Z">
        <w:r>
          <w:rPr>
            <w:rFonts w:ascii="Times New Roman" w:hAnsi="Times New Roman"/>
          </w:rPr>
          <w:t xml:space="preserve">Research 66 (2): </w:t>
        </w:r>
      </w:ins>
      <w:r>
        <w:rPr>
          <w:rFonts w:ascii="Times New Roman" w:hAnsi="Times New Roman"/>
        </w:rPr>
        <w:t xml:space="preserve">242–247.</w:t>
      </w:r>
    </w:p>
    <w:p>
      <w:pPr>
        <w:spacing w:after="120"/>
        <w:rPr>
          <w:ins w:id="2448" w:author="Kiro (editorial revision)" w:date="2026-08-14T00:00:00Z"/>
        </w:rPr>
      </w:pPr>
      <w:ins w:id="2447" w:author="Kiro (editorial revision)" w:date="2026-08-14T00:00:00Z">
        <w:r>
          <w:rPr>
            <w:rFonts w:ascii="Times New Roman" w:hAnsi="Times New Roman"/>
          </w:rPr>
          <w:t xml:space="preserve">Leng, J., D. Mourtzis, Q. Liu, L. Xu, and A. Kusiak. 2026. "Advanced Models for Integrating Resilience and Sustainability in High-Performance Manufacturing Systems towards Industry 5.0." International Journal of Production Research 64 (13): 5261–5269.</w:t>
        </w:r>
      </w:ins>
    </w:p>
    <w:p>
      <w:pPr>
        <w:spacing w:after="120"/>
      </w:pPr>
      <w:r>
        <w:rPr>
          <w:rFonts w:ascii="Times New Roman" w:hAnsi="Times New Roman"/>
        </w:rPr>
        <w:t xml:space="preserve">Li, S., </w:t>
      </w:r>
      <w:ins w:id="2449" w:author="Kiro (editorial revision)" w:date="2026-08-14T00:00:00Z">
        <w:r>
          <w:rPr>
            <w:rFonts w:ascii="Times New Roman" w:hAnsi="Times New Roman"/>
          </w:rPr>
          <w:t xml:space="preserve">S. S. </w:t>
        </w:r>
      </w:ins>
      <w:r>
        <w:rPr>
          <w:rFonts w:ascii="Times New Roman" w:hAnsi="Times New Roman"/>
        </w:rPr>
        <w:t xml:space="preserve">Rao, </w:t>
      </w:r>
      <w:del w:id="2450" w:author="Kiro (editorial revision)" w:date="2026-08-14T00:00:00Z">
        <w:r>
          <w:rPr>
            <w:rFonts w:ascii="Times New Roman" w:hAnsi="Times New Roman"/>
          </w:rPr>
          <w:delText xml:space="preserve">S.S., Ragu‐Nathan, T.S. </w:delText>
        </w:r>
      </w:del>
      <w:ins w:id="2451" w:author="Kiro (editorial revision)" w:date="2026-08-14T00:00:00Z">
        <w:r>
          <w:rPr>
            <w:rFonts w:ascii="Times New Roman" w:hAnsi="Times New Roman"/>
          </w:rPr>
          <w:t xml:space="preserve">T. S. Ragu-Nathan, </w:t>
        </w:r>
      </w:ins>
      <w:r>
        <w:rPr>
          <w:rFonts w:ascii="Times New Roman" w:hAnsi="Times New Roman"/>
        </w:rPr>
        <w:t xml:space="preserve">and </w:t>
      </w:r>
      <w:del w:id="2452" w:author="Kiro (editorial revision)" w:date="2026-08-14T00:00:00Z">
        <w:r>
          <w:rPr>
            <w:rFonts w:ascii="Times New Roman" w:hAnsi="Times New Roman"/>
          </w:rPr>
          <w:delText xml:space="preserve">Ragu‐Nathan, </w:delText>
        </w:r>
      </w:del>
      <w:r>
        <w:rPr>
          <w:rFonts w:ascii="Times New Roman" w:hAnsi="Times New Roman"/>
        </w:rPr>
        <w:t xml:space="preserve">B. </w:t>
      </w:r>
      <w:del w:id="2453" w:author="Kiro (editorial revision)" w:date="2026-08-14T00:00:00Z">
        <w:r>
          <w:rPr>
            <w:rFonts w:ascii="Times New Roman" w:hAnsi="Times New Roman"/>
          </w:rPr>
          <w:delText xml:space="preserve">(2005), </w:delText>
        </w:r>
      </w:del>
      <w:ins w:id="2454" w:author="Kiro (editorial revision)" w:date="2026-08-14T00:00:00Z">
        <w:r>
          <w:rPr>
            <w:rFonts w:ascii="Times New Roman" w:hAnsi="Times New Roman"/>
          </w:rPr>
          <w:t xml:space="preserve">Ragu-Nathan. 2005. </w:t>
        </w:r>
      </w:ins>
      <w:r>
        <w:rPr>
          <w:rFonts w:ascii="Times New Roman" w:hAnsi="Times New Roman"/>
        </w:rPr>
        <w:t xml:space="preserve">"Development and Validation of a Measurement Instrument for Studying Supply Chain Management </w:t>
      </w:r>
      <w:del w:id="2455" w:author="Kiro (editorial revision)" w:date="2026-08-14T00:00:00Z">
        <w:r>
          <w:rPr>
            <w:rFonts w:ascii="Times New Roman" w:hAnsi="Times New Roman"/>
          </w:rPr>
          <w:delText xml:space="preserve">practices", </w:delText>
        </w:r>
      </w:del>
      <w:ins w:id="2456" w:author="Kiro (editorial revision)" w:date="2026-08-14T00:00:00Z">
        <w:r>
          <w:rPr>
            <w:rFonts w:ascii="Times New Roman" w:hAnsi="Times New Roman"/>
          </w:rPr>
          <w:t xml:space="preserve">Practices." </w:t>
        </w:r>
      </w:ins>
      <w:r>
        <w:rPr>
          <w:rFonts w:ascii="Times New Roman" w:hAnsi="Times New Roman"/>
        </w:rPr>
        <w:t xml:space="preserve">Journal of Operations </w:t>
      </w:r>
      <w:del w:id="2457" w:author="Kiro (editorial revision)" w:date="2026-08-14T00:00:00Z">
        <w:r>
          <w:rPr>
            <w:rFonts w:ascii="Times New Roman" w:hAnsi="Times New Roman"/>
          </w:rPr>
          <w:delText xml:space="preserve">Management, Vol. 23, No. 6, pp. </w:delText>
        </w:r>
      </w:del>
      <w:ins w:id="2458" w:author="Kiro (editorial revision)" w:date="2026-08-14T00:00:00Z">
        <w:r>
          <w:rPr>
            <w:rFonts w:ascii="Times New Roman" w:hAnsi="Times New Roman"/>
          </w:rPr>
          <w:t xml:space="preserve">Management 23 (6): </w:t>
        </w:r>
      </w:ins>
      <w:r>
        <w:rPr>
          <w:rFonts w:ascii="Times New Roman" w:hAnsi="Times New Roman"/>
        </w:rPr>
        <w:t xml:space="preserve">618–641.</w:t>
      </w:r>
    </w:p>
    <w:p>
      <w:pPr>
        <w:spacing w:after="120"/>
        <w:rPr>
          <w:ins w:id="2460" w:author="Kiro (editorial revision)" w:date="2026-08-14T00:00:00Z"/>
        </w:rPr>
      </w:pPr>
      <w:ins w:id="2459" w:author="Kiro (editorial revision)" w:date="2026-08-14T00:00:00Z">
        <w:r>
          <w:rPr>
            <w:rFonts w:ascii="Times New Roman" w:hAnsi="Times New Roman"/>
          </w:rPr>
          <w:t xml:space="preserve">Liu, X., J. Cui, Y. Chang, C. Bai, and X. Yue. 2026. "Facilitating Net-Zero Emissions Goals through Green Finance: Enhancing Efficiency in Corporate Green Innovation within a Two-Stage Value Chain Framework." International Journal of Production Economics 292: 109832.</w:t>
        </w:r>
      </w:ins>
    </w:p>
    <w:p>
      <w:pPr>
        <w:spacing w:after="120"/>
      </w:pPr>
      <w:del w:id="2461" w:author="Kiro (editorial revision)" w:date="2026-08-14T00:00:00Z">
        <w:r>
          <w:rPr>
            <w:rFonts w:ascii="Times New Roman" w:hAnsi="Times New Roman"/>
          </w:rPr>
          <w:delText xml:space="preserve">Radu, C. </w:delText>
        </w:r>
      </w:del>
      <w:ins w:id="2462" w:author="Kiro (editorial revision)" w:date="2026-08-14T00:00:00Z">
        <w:r>
          <w:rPr>
            <w:rFonts w:ascii="Times New Roman" w:hAnsi="Times New Roman"/>
          </w:rPr>
          <w:t xml:space="preserve">Lu, H., G. Zhao, </w:t>
        </w:r>
      </w:ins>
      <w:r>
        <w:rPr>
          <w:rFonts w:ascii="Times New Roman" w:hAnsi="Times New Roman"/>
        </w:rPr>
        <w:t xml:space="preserve">and </w:t>
      </w:r>
      <w:del w:id="2463" w:author="Kiro (editorial revision)" w:date="2026-08-14T00:00:00Z">
        <w:r>
          <w:rPr>
            <w:rFonts w:ascii="Times New Roman" w:hAnsi="Times New Roman"/>
          </w:rPr>
          <w:delText xml:space="preserve">Lux, G. (2025), "Circular </w:delText>
        </w:r>
      </w:del>
      <w:ins w:id="2464" w:author="Kiro (editorial revision)" w:date="2026-08-14T00:00:00Z">
        <w:r>
          <w:rPr>
            <w:rFonts w:ascii="Times New Roman" w:hAnsi="Times New Roman"/>
          </w:rPr>
          <w:t xml:space="preserve">S. Liu. 2022. "Integrating Circular </w:t>
        </w:r>
      </w:ins>
      <w:r>
        <w:rPr>
          <w:rFonts w:ascii="Times New Roman" w:hAnsi="Times New Roman"/>
        </w:rPr>
        <w:t xml:space="preserve">Economy </w:t>
      </w:r>
      <w:del w:id="2465" w:author="Kiro (editorial revision)" w:date="2026-08-14T00:00:00Z">
        <w:r>
          <w:rPr>
            <w:rFonts w:ascii="Times New Roman" w:hAnsi="Times New Roman"/>
          </w:rPr>
          <w:delText xml:space="preserve">promotion </w:delText>
        </w:r>
      </w:del>
      <w:r>
        <w:rPr>
          <w:rFonts w:ascii="Times New Roman" w:hAnsi="Times New Roman"/>
        </w:rPr>
        <w:t xml:space="preserve">and </w:t>
      </w:r>
      <w:del w:id="2466" w:author="Kiro (editorial revision)" w:date="2026-08-14T00:00:00Z">
        <w:r>
          <w:rPr>
            <w:rFonts w:ascii="Times New Roman" w:hAnsi="Times New Roman"/>
          </w:rPr>
          <w:delText xml:space="preserve">disclosure among Canadian municipalities", Sustainability Accounting, Management and Policy Journal, Vol. 16, No. 4, pp. 1016–1044.</w:delText>
        </w:r>
      </w:del>
      <w:ins w:id="2467" w:author="Kiro (editorial revision)" w:date="2026-08-14T00:00:00Z">
        <w:r>
          <w:rPr>
            <w:rFonts w:ascii="Times New Roman" w:hAnsi="Times New Roman"/>
          </w:rPr>
          <w:t xml:space="preserve">Industry 4.0 for Sustainable Supply Chain Management: A Dynamic Capability View." Production Planning &amp; Control 35 (2): 170–186.</w:t>
        </w:r>
      </w:ins>
    </w:p>
    <w:p>
      <w:pPr>
        <w:spacing w:after="120"/>
        <w:rPr>
          <w:ins w:id="2469" w:author="Kiro (editorial revision)" w:date="2026-08-14T00:00:00Z"/>
        </w:rPr>
      </w:pPr>
      <w:ins w:id="2468" w:author="Kiro (editorial revision)" w:date="2026-08-14T00:00:00Z">
        <w:r>
          <w:rPr>
            <w:rFonts w:ascii="Times New Roman" w:hAnsi="Times New Roman"/>
          </w:rPr>
          <w:t xml:space="preserve">Maheshwari, P., S. Kamble, A. Belhadi, V. Mani, and A. Pundir. 2022. "Digital Twin Implementation for Performance Improvement in Process Industries – A Case Study of Food Processing Company." International Journal of Production Research 61 (23): 8343–8365.</w:t>
        </w:r>
      </w:ins>
    </w:p>
    <w:p>
      <w:pPr>
        <w:spacing w:after="120"/>
      </w:pPr>
      <w:r>
        <w:rPr>
          <w:rFonts w:ascii="Times New Roman" w:hAnsi="Times New Roman"/>
        </w:rPr>
        <w:t xml:space="preserve">Makarenko, I., </w:t>
      </w:r>
      <w:ins w:id="2470" w:author="Kiro (editorial revision)" w:date="2026-08-14T00:00:00Z">
        <w:r>
          <w:rPr>
            <w:rFonts w:ascii="Times New Roman" w:hAnsi="Times New Roman"/>
          </w:rPr>
          <w:t xml:space="preserve">B. </w:t>
        </w:r>
      </w:ins>
      <w:r>
        <w:rPr>
          <w:rFonts w:ascii="Times New Roman" w:hAnsi="Times New Roman"/>
        </w:rPr>
        <w:t xml:space="preserve">Steiner, </w:t>
      </w:r>
      <w:del w:id="2471" w:author="Kiro (editorial revision)" w:date="2026-08-14T00:00:00Z">
        <w:r>
          <w:rPr>
            <w:rFonts w:ascii="Times New Roman" w:hAnsi="Times New Roman"/>
          </w:rPr>
          <w:delText xml:space="preserve">B. </w:delText>
        </w:r>
      </w:del>
      <w:r>
        <w:rPr>
          <w:rFonts w:ascii="Times New Roman" w:hAnsi="Times New Roman"/>
        </w:rPr>
        <w:t xml:space="preserve">and </w:t>
      </w:r>
      <w:del w:id="2472" w:author="Kiro (editorial revision)" w:date="2026-08-14T00:00:00Z">
        <w:r>
          <w:rPr>
            <w:rFonts w:ascii="Times New Roman" w:hAnsi="Times New Roman"/>
          </w:rPr>
          <w:delText xml:space="preserve">Yuhai, </w:delText>
        </w:r>
      </w:del>
      <w:r>
        <w:rPr>
          <w:rFonts w:ascii="Times New Roman" w:hAnsi="Times New Roman"/>
        </w:rPr>
        <w:t xml:space="preserve">K. </w:t>
      </w:r>
      <w:del w:id="2473" w:author="Kiro (editorial revision)" w:date="2026-08-14T00:00:00Z">
        <w:r>
          <w:rPr>
            <w:rFonts w:ascii="Times New Roman" w:hAnsi="Times New Roman"/>
          </w:rPr>
          <w:delText xml:space="preserve">(2024), </w:delText>
        </w:r>
      </w:del>
      <w:ins w:id="2474" w:author="Kiro (editorial revision)" w:date="2026-08-14T00:00:00Z">
        <w:r>
          <w:rPr>
            <w:rFonts w:ascii="Times New Roman" w:hAnsi="Times New Roman"/>
          </w:rPr>
          <w:t xml:space="preserve">Yuhai. 2024. </w:t>
        </w:r>
      </w:ins>
      <w:r>
        <w:rPr>
          <w:rFonts w:ascii="Times New Roman" w:hAnsi="Times New Roman"/>
        </w:rPr>
        <w:t xml:space="preserve">"Toward a Novel Sustainability Transparency Index for Improved Governance in Agri-Food Value Chains: A Comparative Study of Finnish and Ukrainian </w:t>
      </w:r>
      <w:del w:id="2475" w:author="Kiro (editorial revision)" w:date="2026-08-14T00:00:00Z">
        <w:r>
          <w:rPr>
            <w:rFonts w:ascii="Times New Roman" w:hAnsi="Times New Roman"/>
          </w:rPr>
          <w:delText xml:space="preserve">companies", </w:delText>
        </w:r>
      </w:del>
      <w:ins w:id="2476" w:author="Kiro (editorial revision)" w:date="2026-08-14T00:00:00Z">
        <w:r>
          <w:rPr>
            <w:rFonts w:ascii="Times New Roman" w:hAnsi="Times New Roman"/>
          </w:rPr>
          <w:t xml:space="preserve">Companies." </w:t>
        </w:r>
      </w:ins>
      <w:r>
        <w:rPr>
          <w:rFonts w:ascii="Times New Roman" w:hAnsi="Times New Roman"/>
        </w:rPr>
        <w:t xml:space="preserve">Accounting and Financial </w:t>
      </w:r>
      <w:del w:id="2477" w:author="Kiro (editorial revision)" w:date="2026-08-14T00:00:00Z">
        <w:r>
          <w:rPr>
            <w:rFonts w:ascii="Times New Roman" w:hAnsi="Times New Roman"/>
          </w:rPr>
          <w:delText xml:space="preserve">Control, Vol. 5, No. 1, pp. </w:delText>
        </w:r>
      </w:del>
      <w:ins w:id="2478" w:author="Kiro (editorial revision)" w:date="2026-08-14T00:00:00Z">
        <w:r>
          <w:rPr>
            <w:rFonts w:ascii="Times New Roman" w:hAnsi="Times New Roman"/>
          </w:rPr>
          <w:t xml:space="preserve">Control 5 (1): </w:t>
        </w:r>
      </w:ins>
      <w:r>
        <w:rPr>
          <w:rFonts w:ascii="Times New Roman" w:hAnsi="Times New Roman"/>
        </w:rPr>
        <w:t xml:space="preserve">68–81.</w:t>
      </w:r>
    </w:p>
    <w:p>
      <w:pPr>
        <w:spacing w:after="120"/>
        <w:rPr>
          <w:ins w:id="2480" w:author="Kiro (editorial revision)" w:date="2026-08-14T00:00:00Z"/>
        </w:rPr>
      </w:pPr>
      <w:ins w:id="2479" w:author="Kiro (editorial revision)" w:date="2026-08-14T00:00:00Z">
        <w:r>
          <w:rPr>
            <w:rFonts w:ascii="Times New Roman" w:hAnsi="Times New Roman"/>
          </w:rPr>
          <w:t xml:space="preserve">Marttinen, K., and A.-K. Kähkönen. 2022. "Fostering Firms' Ability to Cascade Sustainability through Multi-Tier Supply Chains: An Investigation of Power Sources." International Journal of Operations &amp; Production Management 42 (8): 1146–1172.</w:t>
        </w:r>
      </w:ins>
    </w:p>
    <w:p>
      <w:pPr>
        <w:spacing w:after="120"/>
      </w:pPr>
      <w:r>
        <w:rPr>
          <w:rFonts w:ascii="Times New Roman" w:hAnsi="Times New Roman"/>
        </w:rPr>
        <w:t xml:space="preserve">Massari, </w:t>
      </w:r>
      <w:del w:id="2481" w:author="Kiro (editorial revision)" w:date="2026-08-14T00:00:00Z">
        <w:r>
          <w:rPr>
            <w:rFonts w:ascii="Times New Roman" w:hAnsi="Times New Roman"/>
          </w:rPr>
          <w:delText xml:space="preserve">G.F. </w:delText>
        </w:r>
      </w:del>
      <w:ins w:id="2482" w:author="Kiro (editorial revision)" w:date="2026-08-14T00:00:00Z">
        <w:r>
          <w:rPr>
            <w:rFonts w:ascii="Times New Roman" w:hAnsi="Times New Roman"/>
          </w:rPr>
          <w:t xml:space="preserve">G. F., </w:t>
        </w:r>
      </w:ins>
      <w:r>
        <w:rPr>
          <w:rFonts w:ascii="Times New Roman" w:hAnsi="Times New Roman"/>
        </w:rPr>
        <w:t xml:space="preserve">and </w:t>
      </w:r>
      <w:del w:id="2483" w:author="Kiro (editorial revision)" w:date="2026-08-14T00:00:00Z">
        <w:r>
          <w:rPr>
            <w:rFonts w:ascii="Times New Roman" w:hAnsi="Times New Roman"/>
          </w:rPr>
          <w:delText xml:space="preserve">Giannoccaro, </w:delText>
        </w:r>
      </w:del>
      <w:r>
        <w:rPr>
          <w:rFonts w:ascii="Times New Roman" w:hAnsi="Times New Roman"/>
        </w:rPr>
        <w:t xml:space="preserve">I. </w:t>
      </w:r>
      <w:del w:id="2484" w:author="Kiro (editorial revision)" w:date="2026-08-14T00:00:00Z">
        <w:r>
          <w:rPr>
            <w:rFonts w:ascii="Times New Roman" w:hAnsi="Times New Roman"/>
          </w:rPr>
          <w:delText xml:space="preserve">(2023), </w:delText>
        </w:r>
      </w:del>
      <w:ins w:id="2485" w:author="Kiro (editorial revision)" w:date="2026-08-14T00:00:00Z">
        <w:r>
          <w:rPr>
            <w:rFonts w:ascii="Times New Roman" w:hAnsi="Times New Roman"/>
          </w:rPr>
          <w:t xml:space="preserve">Giannoccaro. 2023. </w:t>
        </w:r>
      </w:ins>
      <w:r>
        <w:rPr>
          <w:rFonts w:ascii="Times New Roman" w:hAnsi="Times New Roman"/>
        </w:rPr>
        <w:t xml:space="preserve">"Adopting GRI Standards for the Circular Economy Strategies Disclosure: The Case of </w:t>
      </w:r>
      <w:del w:id="2486" w:author="Kiro (editorial revision)" w:date="2026-08-14T00:00:00Z">
        <w:r>
          <w:rPr>
            <w:rFonts w:ascii="Times New Roman" w:hAnsi="Times New Roman"/>
          </w:rPr>
          <w:delText xml:space="preserve">Italy", </w:delText>
        </w:r>
      </w:del>
      <w:ins w:id="2487" w:author="Kiro (editorial revision)" w:date="2026-08-14T00:00:00Z">
        <w:r>
          <w:rPr>
            <w:rFonts w:ascii="Times New Roman" w:hAnsi="Times New Roman"/>
          </w:rPr>
          <w:t xml:space="preserve">Italy." </w:t>
        </w:r>
      </w:ins>
      <w:r>
        <w:rPr>
          <w:rFonts w:ascii="Times New Roman" w:hAnsi="Times New Roman"/>
        </w:rPr>
        <w:t xml:space="preserve">Sustainability Accounting, Management and Policy </w:t>
      </w:r>
      <w:del w:id="2488" w:author="Kiro (editorial revision)" w:date="2026-08-14T00:00:00Z">
        <w:r>
          <w:rPr>
            <w:rFonts w:ascii="Times New Roman" w:hAnsi="Times New Roman"/>
          </w:rPr>
          <w:delText xml:space="preserve">Journal, Vol. 14, No. 4, pp. </w:delText>
        </w:r>
      </w:del>
      <w:ins w:id="2489" w:author="Kiro (editorial revision)" w:date="2026-08-14T00:00:00Z">
        <w:r>
          <w:rPr>
            <w:rFonts w:ascii="Times New Roman" w:hAnsi="Times New Roman"/>
          </w:rPr>
          <w:t xml:space="preserve">Journal 14 (4): </w:t>
        </w:r>
      </w:ins>
      <w:r>
        <w:rPr>
          <w:rFonts w:ascii="Times New Roman" w:hAnsi="Times New Roman"/>
        </w:rPr>
        <w:t xml:space="preserve">660–694.</w:t>
      </w:r>
    </w:p>
    <w:p>
      <w:pPr>
        <w:spacing w:after="120"/>
        <w:rPr>
          <w:ins w:id="2491" w:author="Kiro (editorial revision)" w:date="2026-08-14T00:00:00Z"/>
        </w:rPr>
      </w:pPr>
      <w:ins w:id="2490" w:author="Kiro (editorial revision)" w:date="2026-08-14T00:00:00Z">
        <w:r>
          <w:rPr>
            <w:rFonts w:ascii="Times New Roman" w:hAnsi="Times New Roman"/>
          </w:rPr>
          <w:t xml:space="preserve">Massari, G. F., R. Nacchiero, and I. Giannoccaro. 2025. "The Resilience of Planned and Self-Organised Circular Economy Networks: A Novel Simulation Approach." International Journal of Production Research 64 (11): 4236–4270.</w:t>
        </w:r>
      </w:ins>
    </w:p>
    <w:p>
      <w:pPr>
        <w:spacing w:after="120"/>
      </w:pPr>
      <w:r>
        <w:rPr>
          <w:rFonts w:ascii="Times New Roman" w:hAnsi="Times New Roman"/>
        </w:rPr>
        <w:t xml:space="preserve">McIntosh, </w:t>
      </w:r>
      <w:del w:id="2492" w:author="Kiro (editorial revision)" w:date="2026-08-14T00:00:00Z">
        <w:r>
          <w:rPr>
            <w:rFonts w:ascii="Times New Roman" w:hAnsi="Times New Roman"/>
          </w:rPr>
          <w:delText xml:space="preserve">C.N., </w:delText>
        </w:r>
      </w:del>
      <w:ins w:id="2493" w:author="Kiro (editorial revision)" w:date="2026-08-14T00:00:00Z">
        <w:r>
          <w:rPr>
            <w:rFonts w:ascii="Times New Roman" w:hAnsi="Times New Roman"/>
          </w:rPr>
          <w:t xml:space="preserve">C. N., J. R. </w:t>
        </w:r>
      </w:ins>
      <w:r>
        <w:rPr>
          <w:rFonts w:ascii="Times New Roman" w:hAnsi="Times New Roman"/>
        </w:rPr>
        <w:t xml:space="preserve">Edwards, </w:t>
      </w:r>
      <w:del w:id="2494" w:author="Kiro (editorial revision)" w:date="2026-08-14T00:00:00Z">
        <w:r>
          <w:rPr>
            <w:rFonts w:ascii="Times New Roman" w:hAnsi="Times New Roman"/>
          </w:rPr>
          <w:delText xml:space="preserve">J.R. </w:delText>
        </w:r>
      </w:del>
      <w:r>
        <w:rPr>
          <w:rFonts w:ascii="Times New Roman" w:hAnsi="Times New Roman"/>
        </w:rPr>
        <w:t xml:space="preserve">and </w:t>
      </w:r>
      <w:del w:id="2495" w:author="Kiro (editorial revision)" w:date="2026-08-14T00:00:00Z">
        <w:r>
          <w:rPr>
            <w:rFonts w:ascii="Times New Roman" w:hAnsi="Times New Roman"/>
          </w:rPr>
          <w:delText xml:space="preserve">Antonakis, </w:delText>
        </w:r>
      </w:del>
      <w:r>
        <w:rPr>
          <w:rFonts w:ascii="Times New Roman" w:hAnsi="Times New Roman"/>
        </w:rPr>
        <w:t xml:space="preserve">J. </w:t>
      </w:r>
      <w:del w:id="2496" w:author="Kiro (editorial revision)" w:date="2026-08-14T00:00:00Z">
        <w:r>
          <w:rPr>
            <w:rFonts w:ascii="Times New Roman" w:hAnsi="Times New Roman"/>
          </w:rPr>
          <w:delText xml:space="preserve">(2014), </w:delText>
        </w:r>
      </w:del>
      <w:ins w:id="2497" w:author="Kiro (editorial revision)" w:date="2026-08-14T00:00:00Z">
        <w:r>
          <w:rPr>
            <w:rFonts w:ascii="Times New Roman" w:hAnsi="Times New Roman"/>
          </w:rPr>
          <w:t xml:space="preserve">Antonakis. 2014. </w:t>
        </w:r>
      </w:ins>
      <w:r>
        <w:rPr>
          <w:rFonts w:ascii="Times New Roman" w:hAnsi="Times New Roman"/>
        </w:rPr>
        <w:t xml:space="preserve">"Reflections on Partial Least Squares Path </w:t>
      </w:r>
      <w:del w:id="2498" w:author="Kiro (editorial revision)" w:date="2026-08-14T00:00:00Z">
        <w:r>
          <w:rPr>
            <w:rFonts w:ascii="Times New Roman" w:hAnsi="Times New Roman"/>
          </w:rPr>
          <w:delText xml:space="preserve">Modeling", </w:delText>
        </w:r>
      </w:del>
      <w:ins w:id="2499" w:author="Kiro (editorial revision)" w:date="2026-08-14T00:00:00Z">
        <w:r>
          <w:rPr>
            <w:rFonts w:ascii="Times New Roman" w:hAnsi="Times New Roman"/>
          </w:rPr>
          <w:t xml:space="preserve">Modeling." </w:t>
        </w:r>
      </w:ins>
      <w:r>
        <w:rPr>
          <w:rFonts w:ascii="Times New Roman" w:hAnsi="Times New Roman"/>
        </w:rPr>
        <w:t xml:space="preserve">Organizational Research </w:t>
      </w:r>
      <w:del w:id="2500" w:author="Kiro (editorial revision)" w:date="2026-08-14T00:00:00Z">
        <w:r>
          <w:rPr>
            <w:rFonts w:ascii="Times New Roman" w:hAnsi="Times New Roman"/>
          </w:rPr>
          <w:delText xml:space="preserve">Methods, Vol. 17, No. 2, pp. </w:delText>
        </w:r>
      </w:del>
      <w:ins w:id="2501" w:author="Kiro (editorial revision)" w:date="2026-08-14T00:00:00Z">
        <w:r>
          <w:rPr>
            <w:rFonts w:ascii="Times New Roman" w:hAnsi="Times New Roman"/>
          </w:rPr>
          <w:t xml:space="preserve">Methods 17 (2): </w:t>
        </w:r>
      </w:ins>
      <w:r>
        <w:rPr>
          <w:rFonts w:ascii="Times New Roman" w:hAnsi="Times New Roman"/>
        </w:rPr>
        <w:t xml:space="preserve">210–251.</w:t>
      </w:r>
    </w:p>
    <w:p>
      <w:pPr>
        <w:spacing w:after="120"/>
        <w:rPr>
          <w:ins w:id="2503" w:author="Kiro (editorial revision)" w:date="2026-08-14T00:00:00Z"/>
        </w:rPr>
      </w:pPr>
      <w:ins w:id="2502" w:author="Kiro (editorial revision)" w:date="2026-08-14T00:00:00Z">
        <w:r>
          <w:rPr>
            <w:rFonts w:ascii="Times New Roman" w:hAnsi="Times New Roman"/>
          </w:rPr>
          <w:t xml:space="preserve">Mehmood, K., P. Kautish, S. K. Mangla, A. Ali, and Y. Kazancoglu. 2024. "Navigating a Net-Zero Economy Future: Antecedents and Consequences of Net-Zero Economy-Based Green Innovation." Business Strategy and the Environment 33 (5): 4175–4197.</w:t>
        </w:r>
      </w:ins>
    </w:p>
    <w:p>
      <w:pPr>
        <w:spacing w:after="120"/>
      </w:pPr>
      <w:r>
        <w:rPr>
          <w:rFonts w:ascii="Times New Roman" w:hAnsi="Times New Roman"/>
        </w:rPr>
        <w:t xml:space="preserve">Miller, </w:t>
      </w:r>
      <w:del w:id="2504" w:author="Kiro (editorial revision)" w:date="2026-08-14T00:00:00Z">
        <w:r>
          <w:rPr>
            <w:rFonts w:ascii="Times New Roman" w:hAnsi="Times New Roman"/>
          </w:rPr>
          <w:delText xml:space="preserve">B.K. </w:delText>
        </w:r>
      </w:del>
      <w:ins w:id="2505" w:author="Kiro (editorial revision)" w:date="2026-08-14T00:00:00Z">
        <w:r>
          <w:rPr>
            <w:rFonts w:ascii="Times New Roman" w:hAnsi="Times New Roman"/>
          </w:rPr>
          <w:t xml:space="preserve">B. K., </w:t>
        </w:r>
      </w:ins>
      <w:r>
        <w:rPr>
          <w:rFonts w:ascii="Times New Roman" w:hAnsi="Times New Roman"/>
        </w:rPr>
        <w:t xml:space="preserve">and </w:t>
      </w:r>
      <w:del w:id="2506" w:author="Kiro (editorial revision)" w:date="2026-08-14T00:00:00Z">
        <w:r>
          <w:rPr>
            <w:rFonts w:ascii="Times New Roman" w:hAnsi="Times New Roman"/>
          </w:rPr>
          <w:delText xml:space="preserve">Simmering, M.J. (2023), </w:delText>
        </w:r>
      </w:del>
      <w:ins w:id="2507" w:author="Kiro (editorial revision)" w:date="2026-08-14T00:00:00Z">
        <w:r>
          <w:rPr>
            <w:rFonts w:ascii="Times New Roman" w:hAnsi="Times New Roman"/>
          </w:rPr>
          <w:t xml:space="preserve">M. J. Simmering. 2023. </w:t>
        </w:r>
      </w:ins>
      <w:r>
        <w:rPr>
          <w:rFonts w:ascii="Times New Roman" w:hAnsi="Times New Roman"/>
        </w:rPr>
        <w:t xml:space="preserve">"Attitude toward the Color Blue: An Ideal Marker </w:t>
      </w:r>
      <w:del w:id="2508" w:author="Kiro (editorial revision)" w:date="2026-08-14T00:00:00Z">
        <w:r>
          <w:rPr>
            <w:rFonts w:ascii="Times New Roman" w:hAnsi="Times New Roman"/>
          </w:rPr>
          <w:delText xml:space="preserve">variable", </w:delText>
        </w:r>
      </w:del>
      <w:ins w:id="2509" w:author="Kiro (editorial revision)" w:date="2026-08-14T00:00:00Z">
        <w:r>
          <w:rPr>
            <w:rFonts w:ascii="Times New Roman" w:hAnsi="Times New Roman"/>
          </w:rPr>
          <w:t xml:space="preserve">Variable." </w:t>
        </w:r>
      </w:ins>
      <w:r>
        <w:rPr>
          <w:rFonts w:ascii="Times New Roman" w:hAnsi="Times New Roman"/>
        </w:rPr>
        <w:t xml:space="preserve">Organizational Research </w:t>
      </w:r>
      <w:del w:id="2510" w:author="Kiro (editorial revision)" w:date="2026-08-14T00:00:00Z">
        <w:r>
          <w:rPr>
            <w:rFonts w:ascii="Times New Roman" w:hAnsi="Times New Roman"/>
          </w:rPr>
          <w:delText xml:space="preserve">Methods, Vol. </w:delText>
        </w:r>
      </w:del>
      <w:ins w:id="2511" w:author="Kiro (editorial revision)" w:date="2026-08-14T00:00:00Z">
        <w:r>
          <w:rPr>
            <w:rFonts w:ascii="Times New Roman" w:hAnsi="Times New Roman"/>
          </w:rPr>
          <w:t xml:space="preserve">Methods </w:t>
        </w:r>
      </w:ins>
      <w:r>
        <w:rPr>
          <w:rFonts w:ascii="Times New Roman" w:hAnsi="Times New Roman"/>
        </w:rPr>
        <w:t xml:space="preserve">26 </w:t>
      </w:r>
      <w:del w:id="2512" w:author="Kiro (editorial revision)" w:date="2026-08-14T00:00:00Z">
        <w:r>
          <w:rPr>
            <w:rFonts w:ascii="Times New Roman" w:hAnsi="Times New Roman"/>
          </w:rPr>
          <w:delText xml:space="preserve">No. 3, pp. </w:delText>
        </w:r>
      </w:del>
      <w:ins w:id="2513" w:author="Kiro (editorial revision)" w:date="2026-08-14T00:00:00Z">
        <w:r>
          <w:rPr>
            <w:rFonts w:ascii="Times New Roman" w:hAnsi="Times New Roman"/>
          </w:rPr>
          <w:t xml:space="preserve">(3): </w:t>
        </w:r>
      </w:ins>
      <w:r>
        <w:rPr>
          <w:rFonts w:ascii="Times New Roman" w:hAnsi="Times New Roman"/>
        </w:rPr>
        <w:t xml:space="preserve">409–440.</w:t>
      </w:r>
    </w:p>
    <w:p>
      <w:pPr>
        <w:spacing w:after="120"/>
        <w:rPr>
          <w:ins w:id="2515" w:author="Kiro (editorial revision)" w:date="2026-08-14T00:00:00Z"/>
        </w:rPr>
      </w:pPr>
      <w:ins w:id="2514" w:author="Kiro (editorial revision)" w:date="2026-08-14T00:00:00Z">
        <w:r>
          <w:rPr>
            <w:rFonts w:ascii="Times New Roman" w:hAnsi="Times New Roman"/>
          </w:rPr>
          <w:t xml:space="preserve">Ministry of Food Processing Industries. 2025. Processing and Supply Chain Infrastructure in Food Sector. Lok Sabha Starred Question No. 398, answered 27 March 2025. New Delhi: Government of India. https://sansad.in/getFile/loksabhaquestions/annex/184/AS398_RJrv1D.pdf.</w:t>
        </w:r>
      </w:ins>
    </w:p>
    <w:p>
      <w:pPr>
        <w:spacing w:after="120"/>
        <w:rPr>
          <w:ins w:id="2517" w:author="Kiro (editorial revision)" w:date="2026-08-14T00:00:00Z"/>
        </w:rPr>
      </w:pPr>
      <w:ins w:id="2516" w:author="Kiro (editorial revision)" w:date="2026-08-14T00:00:00Z">
        <w:r>
          <w:rPr>
            <w:rFonts w:ascii="Times New Roman" w:hAnsi="Times New Roman"/>
          </w:rPr>
          <w:t xml:space="preserve">Mishra, R., R. K. Singh, and K. Govindan. 2022. "Barriers to the Adoption of Circular Economy Practices in Micro, Small and Medium Enterprises: Instrument Development, Measurement and Validation." Journal of Cleaner Production 351: 131389.</w:t>
        </w:r>
      </w:ins>
    </w:p>
    <w:p>
      <w:pPr>
        <w:spacing w:after="120"/>
      </w:pPr>
      <w:r>
        <w:rPr>
          <w:rFonts w:ascii="Times New Roman" w:hAnsi="Times New Roman"/>
        </w:rPr>
        <w:t xml:space="preserve">Moore, </w:t>
      </w:r>
      <w:del w:id="2518" w:author="Kiro (editorial revision)" w:date="2026-08-14T00:00:00Z">
        <w:r>
          <w:rPr>
            <w:rFonts w:ascii="Times New Roman" w:hAnsi="Times New Roman"/>
          </w:rPr>
          <w:delText xml:space="preserve">G.C. </w:delText>
        </w:r>
      </w:del>
      <w:ins w:id="2519" w:author="Kiro (editorial revision)" w:date="2026-08-14T00:00:00Z">
        <w:r>
          <w:rPr>
            <w:rFonts w:ascii="Times New Roman" w:hAnsi="Times New Roman"/>
          </w:rPr>
          <w:t xml:space="preserve">G. C., </w:t>
        </w:r>
      </w:ins>
      <w:r>
        <w:rPr>
          <w:rFonts w:ascii="Times New Roman" w:hAnsi="Times New Roman"/>
        </w:rPr>
        <w:t xml:space="preserve">and </w:t>
      </w:r>
      <w:del w:id="2520" w:author="Kiro (editorial revision)" w:date="2026-08-14T00:00:00Z">
        <w:r>
          <w:rPr>
            <w:rFonts w:ascii="Times New Roman" w:hAnsi="Times New Roman"/>
          </w:rPr>
          <w:delText xml:space="preserve">Benbasat, </w:delText>
        </w:r>
      </w:del>
      <w:r>
        <w:rPr>
          <w:rFonts w:ascii="Times New Roman" w:hAnsi="Times New Roman"/>
        </w:rPr>
        <w:t xml:space="preserve">I. </w:t>
      </w:r>
      <w:del w:id="2521" w:author="Kiro (editorial revision)" w:date="2026-08-14T00:00:00Z">
        <w:r>
          <w:rPr>
            <w:rFonts w:ascii="Times New Roman" w:hAnsi="Times New Roman"/>
          </w:rPr>
          <w:delText xml:space="preserve">(1991), </w:delText>
        </w:r>
      </w:del>
      <w:ins w:id="2522" w:author="Kiro (editorial revision)" w:date="2026-08-14T00:00:00Z">
        <w:r>
          <w:rPr>
            <w:rFonts w:ascii="Times New Roman" w:hAnsi="Times New Roman"/>
          </w:rPr>
          <w:t xml:space="preserve">Benbasat. 1991. </w:t>
        </w:r>
      </w:ins>
      <w:r>
        <w:rPr>
          <w:rFonts w:ascii="Times New Roman" w:hAnsi="Times New Roman"/>
        </w:rPr>
        <w:t xml:space="preserve">"Development of an Instrument to Measure the Perceptions of Adopting an Information Technology </w:t>
      </w:r>
      <w:del w:id="2523" w:author="Kiro (editorial revision)" w:date="2026-08-14T00:00:00Z">
        <w:r>
          <w:rPr>
            <w:rFonts w:ascii="Times New Roman" w:hAnsi="Times New Roman"/>
          </w:rPr>
          <w:delText xml:space="preserve">innovation", </w:delText>
        </w:r>
      </w:del>
      <w:ins w:id="2524" w:author="Kiro (editorial revision)" w:date="2026-08-14T00:00:00Z">
        <w:r>
          <w:rPr>
            <w:rFonts w:ascii="Times New Roman" w:hAnsi="Times New Roman"/>
          </w:rPr>
          <w:t xml:space="preserve">Innovation." </w:t>
        </w:r>
      </w:ins>
      <w:r>
        <w:rPr>
          <w:rFonts w:ascii="Times New Roman" w:hAnsi="Times New Roman"/>
        </w:rPr>
        <w:t xml:space="preserve">Information Systems </w:t>
      </w:r>
      <w:del w:id="2525" w:author="Kiro (editorial revision)" w:date="2026-08-14T00:00:00Z">
        <w:r>
          <w:rPr>
            <w:rFonts w:ascii="Times New Roman" w:hAnsi="Times New Roman"/>
          </w:rPr>
          <w:delText xml:space="preserve">Research, Vol. </w:delText>
        </w:r>
      </w:del>
      <w:ins w:id="2526" w:author="Kiro (editorial revision)" w:date="2026-08-14T00:00:00Z">
        <w:r>
          <w:rPr>
            <w:rFonts w:ascii="Times New Roman" w:hAnsi="Times New Roman"/>
          </w:rPr>
          <w:t xml:space="preserve">Research </w:t>
        </w:r>
      </w:ins>
      <w:r>
        <w:rPr>
          <w:rFonts w:ascii="Times New Roman" w:hAnsi="Times New Roman"/>
        </w:rPr>
        <w:t xml:space="preserve">2 </w:t>
      </w:r>
      <w:del w:id="2527" w:author="Kiro (editorial revision)" w:date="2026-08-14T00:00:00Z">
        <w:r>
          <w:rPr>
            <w:rFonts w:ascii="Times New Roman" w:hAnsi="Times New Roman"/>
          </w:rPr>
          <w:delText xml:space="preserve">No. 3, pp. </w:delText>
        </w:r>
      </w:del>
      <w:ins w:id="2528" w:author="Kiro (editorial revision)" w:date="2026-08-14T00:00:00Z">
        <w:r>
          <w:rPr>
            <w:rFonts w:ascii="Times New Roman" w:hAnsi="Times New Roman"/>
          </w:rPr>
          <w:t xml:space="preserve">(3): </w:t>
        </w:r>
      </w:ins>
      <w:r>
        <w:rPr>
          <w:rFonts w:ascii="Times New Roman" w:hAnsi="Times New Roman"/>
        </w:rPr>
        <w:t xml:space="preserve">192–222.</w:t>
      </w:r>
    </w:p>
    <w:p>
      <w:pPr>
        <w:spacing w:after="120"/>
        <w:rPr>
          <w:ins w:id="2530" w:author="Kiro (editorial revision)" w:date="2026-08-14T00:00:00Z"/>
        </w:rPr>
      </w:pPr>
      <w:ins w:id="2529" w:author="Kiro (editorial revision)" w:date="2026-08-14T00:00:00Z">
        <w:r>
          <w:rPr>
            <w:rFonts w:ascii="Times New Roman" w:hAnsi="Times New Roman"/>
          </w:rPr>
          <w:t xml:space="preserve">Morgan, T. R., C. B. Gabler, and P. S. Manhart. 2023. "Supply Chain Transparency: Theoretical Perspectives for Future Research." The International Journal of Logistics Management 34 (5): 1422–1445.</w:t>
        </w:r>
      </w:ins>
    </w:p>
    <w:p>
      <w:pPr>
        <w:spacing w:after="120"/>
        <w:rPr>
          <w:ins w:id="2532" w:author="Kiro (editorial revision)" w:date="2026-08-14T00:00:00Z"/>
        </w:rPr>
      </w:pPr>
      <w:ins w:id="2531" w:author="Kiro (editorial revision)" w:date="2026-08-14T00:00:00Z">
        <w:r>
          <w:rPr>
            <w:rFonts w:ascii="Times New Roman" w:hAnsi="Times New Roman"/>
          </w:rPr>
          <w:t xml:space="preserve">Nujen, B. B., N. P. Kvadsheim, D. Mwesiumo, E. Reke, and D. Powell. 2023. "Knowledge Obstacles When Transitioning towards Circular Economy: An Industrial Intra-Organisational Perspective." International Journal of Production Research 61 (24): 8618–8633.</w:t>
        </w:r>
      </w:ins>
    </w:p>
    <w:p>
      <w:pPr>
        <w:spacing w:after="120"/>
      </w:pPr>
      <w:del w:id="2533" w:author="Kiro (editorial revision)" w:date="2026-08-14T00:00:00Z">
        <w:r>
          <w:rPr>
            <w:rFonts w:ascii="Times New Roman" w:hAnsi="Times New Roman"/>
          </w:rPr>
          <w:delText xml:space="preserve">Ratsimandresy, A. </w:delText>
        </w:r>
      </w:del>
      <w:ins w:id="2534" w:author="Kiro (editorial revision)" w:date="2026-08-14T00:00:00Z">
        <w:r>
          <w:rPr>
            <w:rFonts w:ascii="Times New Roman" w:hAnsi="Times New Roman"/>
          </w:rPr>
          <w:t xml:space="preserve">Obonyo, E., M. Formentini, </w:t>
        </w:r>
      </w:ins>
      <w:r>
        <w:rPr>
          <w:rFonts w:ascii="Times New Roman" w:hAnsi="Times New Roman"/>
        </w:rPr>
        <w:t xml:space="preserve">and </w:t>
      </w:r>
      <w:del w:id="2535" w:author="Kiro (editorial revision)" w:date="2026-08-14T00:00:00Z">
        <w:r>
          <w:rPr>
            <w:rFonts w:ascii="Times New Roman" w:hAnsi="Times New Roman"/>
          </w:rPr>
          <w:delText xml:space="preserve">Miemczyk, J. (2024), "Facilitating the circular economy: </w:delText>
        </w:r>
      </w:del>
      <w:ins w:id="2536" w:author="Kiro (editorial revision)" w:date="2026-08-14T00:00:00Z">
        <w:r>
          <w:rPr>
            <w:rFonts w:ascii="Times New Roman" w:hAnsi="Times New Roman"/>
          </w:rPr>
          <w:t xml:space="preserve">S. W. Ndiritu. 2025. "Information Sharing in Agri-Food Supply Chains: </w:t>
        </w:r>
      </w:ins>
      <w:r>
        <w:rPr>
          <w:rFonts w:ascii="Times New Roman" w:hAnsi="Times New Roman"/>
        </w:rPr>
        <w:t xml:space="preserve">Insights from </w:t>
      </w:r>
      <w:del w:id="2537" w:author="Kiro (editorial revision)" w:date="2026-08-14T00:00:00Z">
        <w:r>
          <w:rPr>
            <w:rFonts w:ascii="Times New Roman" w:hAnsi="Times New Roman"/>
          </w:rPr>
          <w:delText xml:space="preserve">novel </w:delText>
        </w:r>
      </w:del>
      <w:ins w:id="2538" w:author="Kiro (editorial revision)" w:date="2026-08-14T00:00:00Z">
        <w:r>
          <w:rPr>
            <w:rFonts w:ascii="Times New Roman" w:hAnsi="Times New Roman"/>
          </w:rPr>
          <w:t xml:space="preserve">the Kenya Dairy </w:t>
        </w:r>
      </w:ins>
      <w:r>
        <w:rPr>
          <w:rFonts w:ascii="Times New Roman" w:hAnsi="Times New Roman"/>
        </w:rPr>
        <w:t xml:space="preserve">Supply </w:t>
      </w:r>
      <w:del w:id="2539" w:author="Kiro (editorial revision)" w:date="2026-08-14T00:00:00Z">
        <w:r>
          <w:rPr>
            <w:rFonts w:ascii="Times New Roman" w:hAnsi="Times New Roman"/>
          </w:rPr>
          <w:delText xml:space="preserve">network actors", </w:delText>
        </w:r>
      </w:del>
      <w:ins w:id="2540" w:author="Kiro (editorial revision)" w:date="2026-08-14T00:00:00Z">
        <w:r>
          <w:rPr>
            <w:rFonts w:ascii="Times New Roman" w:hAnsi="Times New Roman"/>
          </w:rPr>
          <w:t xml:space="preserve">Chain." </w:t>
        </w:r>
      </w:ins>
      <w:r>
        <w:rPr>
          <w:rFonts w:ascii="Times New Roman" w:hAnsi="Times New Roman"/>
        </w:rPr>
        <w:t xml:space="preserve">Supply Chain Management: An International </w:t>
      </w:r>
      <w:del w:id="2541" w:author="Kiro (editorial revision)" w:date="2026-08-14T00:00:00Z">
        <w:r>
          <w:rPr>
            <w:rFonts w:ascii="Times New Roman" w:hAnsi="Times New Roman"/>
          </w:rPr>
          <w:delText xml:space="preserve">Journal, Vol. 29, No. 5, pp. 852–870.</w:delText>
        </w:r>
      </w:del>
      <w:ins w:id="2542" w:author="Kiro (editorial revision)" w:date="2026-08-14T00:00:00Z">
        <w:r>
          <w:rPr>
            <w:rFonts w:ascii="Times New Roman" w:hAnsi="Times New Roman"/>
          </w:rPr>
          <w:t xml:space="preserve">Journal 30 (1): 127–143.</w:t>
        </w:r>
      </w:ins>
    </w:p>
    <w:p>
      <w:pPr>
        <w:spacing w:after="120"/>
        <w:rPr>
          <w:ins w:id="2544" w:author="Kiro (editorial revision)" w:date="2026-08-14T00:00:00Z"/>
        </w:rPr>
      </w:pPr>
      <w:ins w:id="2543" w:author="Kiro (editorial revision)" w:date="2026-08-14T00:00:00Z">
        <w:r>
          <w:rPr>
            <w:rFonts w:ascii="Times New Roman" w:hAnsi="Times New Roman"/>
          </w:rPr>
          <w:t xml:space="preserve">Oghazi, P., R. Mostaghel, and M. Hultman. 2024. "International Industrial Manufacturers: Mastering the Era of Digital Innovation and Circular Economy." Technological Forecasting and Social Change 201: 123160.</w:t>
        </w:r>
      </w:ins>
    </w:p>
    <w:p>
      <w:pPr>
        <w:spacing w:after="120"/>
      </w:pPr>
      <w:r>
        <w:rPr>
          <w:rFonts w:ascii="Times New Roman" w:hAnsi="Times New Roman"/>
        </w:rPr>
        <w:t xml:space="preserve">Opferkuch, K., </w:t>
      </w:r>
      <w:ins w:id="2545" w:author="Kiro (editorial revision)" w:date="2026-08-14T00:00:00Z">
        <w:r>
          <w:rPr>
            <w:rFonts w:ascii="Times New Roman" w:hAnsi="Times New Roman"/>
          </w:rPr>
          <w:t xml:space="preserve">S. </w:t>
        </w:r>
      </w:ins>
      <w:r>
        <w:rPr>
          <w:rFonts w:ascii="Times New Roman" w:hAnsi="Times New Roman"/>
        </w:rPr>
        <w:t xml:space="preserve">Caeiro, </w:t>
      </w:r>
      <w:del w:id="2546" w:author="Kiro (editorial revision)" w:date="2026-08-14T00:00:00Z">
        <w:r>
          <w:rPr>
            <w:rFonts w:ascii="Times New Roman" w:hAnsi="Times New Roman"/>
          </w:rPr>
          <w:delText xml:space="preserve">S., </w:delText>
        </w:r>
      </w:del>
      <w:ins w:id="2547" w:author="Kiro (editorial revision)" w:date="2026-08-14T00:00:00Z">
        <w:r>
          <w:rPr>
            <w:rFonts w:ascii="Times New Roman" w:hAnsi="Times New Roman"/>
          </w:rPr>
          <w:t xml:space="preserve">R. </w:t>
        </w:r>
      </w:ins>
      <w:r>
        <w:rPr>
          <w:rFonts w:ascii="Times New Roman" w:hAnsi="Times New Roman"/>
        </w:rPr>
        <w:t xml:space="preserve">Salomone, </w:t>
      </w:r>
      <w:del w:id="2548" w:author="Kiro (editorial revision)" w:date="2026-08-14T00:00:00Z">
        <w:r>
          <w:rPr>
            <w:rFonts w:ascii="Times New Roman" w:hAnsi="Times New Roman"/>
          </w:rPr>
          <w:delText xml:space="preserve">R. </w:delText>
        </w:r>
      </w:del>
      <w:r>
        <w:rPr>
          <w:rFonts w:ascii="Times New Roman" w:hAnsi="Times New Roman"/>
        </w:rPr>
        <w:t xml:space="preserve">and </w:t>
      </w:r>
      <w:del w:id="2549" w:author="Kiro (editorial revision)" w:date="2026-08-14T00:00:00Z">
        <w:r>
          <w:rPr>
            <w:rFonts w:ascii="Times New Roman" w:hAnsi="Times New Roman"/>
          </w:rPr>
          <w:delText xml:space="preserve">Ramos, T.B. (2021), </w:delText>
        </w:r>
      </w:del>
      <w:ins w:id="2550" w:author="Kiro (editorial revision)" w:date="2026-08-14T00:00:00Z">
        <w:r>
          <w:rPr>
            <w:rFonts w:ascii="Times New Roman" w:hAnsi="Times New Roman"/>
          </w:rPr>
          <w:t xml:space="preserve">T. B. Ramos. 2021. </w:t>
        </w:r>
      </w:ins>
      <w:r>
        <w:rPr>
          <w:rFonts w:ascii="Times New Roman" w:hAnsi="Times New Roman"/>
        </w:rPr>
        <w:t xml:space="preserve">"Circular Economy in Corporate Sustainability Reporting: A Review of Organisational </w:t>
      </w:r>
      <w:del w:id="2551" w:author="Kiro (editorial revision)" w:date="2026-08-14T00:00:00Z">
        <w:r>
          <w:rPr>
            <w:rFonts w:ascii="Times New Roman" w:hAnsi="Times New Roman"/>
          </w:rPr>
          <w:delText xml:space="preserve">approaches", </w:delText>
        </w:r>
      </w:del>
      <w:ins w:id="2552" w:author="Kiro (editorial revision)" w:date="2026-08-14T00:00:00Z">
        <w:r>
          <w:rPr>
            <w:rFonts w:ascii="Times New Roman" w:hAnsi="Times New Roman"/>
          </w:rPr>
          <w:t xml:space="preserve">Approaches." </w:t>
        </w:r>
      </w:ins>
      <w:r>
        <w:rPr>
          <w:rFonts w:ascii="Times New Roman" w:hAnsi="Times New Roman"/>
        </w:rPr>
        <w:t xml:space="preserve">Business Strategy and the </w:t>
      </w:r>
      <w:del w:id="2553" w:author="Kiro (editorial revision)" w:date="2026-08-14T00:00:00Z">
        <w:r>
          <w:rPr>
            <w:rFonts w:ascii="Times New Roman" w:hAnsi="Times New Roman"/>
          </w:rPr>
          <w:delText xml:space="preserve">Environment, Vol. 30, No. 8, pp. </w:delText>
        </w:r>
      </w:del>
      <w:ins w:id="2554" w:author="Kiro (editorial revision)" w:date="2026-08-14T00:00:00Z">
        <w:r>
          <w:rPr>
            <w:rFonts w:ascii="Times New Roman" w:hAnsi="Times New Roman"/>
          </w:rPr>
          <w:t xml:space="preserve">Environment 30 (8): </w:t>
        </w:r>
      </w:ins>
      <w:r>
        <w:rPr>
          <w:rFonts w:ascii="Times New Roman" w:hAnsi="Times New Roman"/>
        </w:rPr>
        <w:t xml:space="preserve">4015–4036.</w:t>
      </w:r>
    </w:p>
    <w:p>
      <w:pPr>
        <w:spacing w:after="120"/>
      </w:pPr>
      <w:r>
        <w:rPr>
          <w:rFonts w:ascii="Times New Roman" w:hAnsi="Times New Roman"/>
        </w:rPr>
        <w:t xml:space="preserve">Opferkuch, K., </w:t>
      </w:r>
      <w:ins w:id="2555" w:author="Kiro (editorial revision)" w:date="2026-08-14T00:00:00Z">
        <w:r>
          <w:rPr>
            <w:rFonts w:ascii="Times New Roman" w:hAnsi="Times New Roman"/>
          </w:rPr>
          <w:t xml:space="preserve">S. </w:t>
        </w:r>
      </w:ins>
      <w:r>
        <w:rPr>
          <w:rFonts w:ascii="Times New Roman" w:hAnsi="Times New Roman"/>
        </w:rPr>
        <w:t xml:space="preserve">Caeiro, </w:t>
      </w:r>
      <w:del w:id="2556" w:author="Kiro (editorial revision)" w:date="2026-08-14T00:00:00Z">
        <w:r>
          <w:rPr>
            <w:rFonts w:ascii="Times New Roman" w:hAnsi="Times New Roman"/>
          </w:rPr>
          <w:delText xml:space="preserve">S., </w:delText>
        </w:r>
      </w:del>
      <w:ins w:id="2557" w:author="Kiro (editorial revision)" w:date="2026-08-14T00:00:00Z">
        <w:r>
          <w:rPr>
            <w:rFonts w:ascii="Times New Roman" w:hAnsi="Times New Roman"/>
          </w:rPr>
          <w:t xml:space="preserve">R. </w:t>
        </w:r>
      </w:ins>
      <w:r>
        <w:rPr>
          <w:rFonts w:ascii="Times New Roman" w:hAnsi="Times New Roman"/>
        </w:rPr>
        <w:t xml:space="preserve">Salomone, </w:t>
      </w:r>
      <w:del w:id="2558" w:author="Kiro (editorial revision)" w:date="2026-08-14T00:00:00Z">
        <w:r>
          <w:rPr>
            <w:rFonts w:ascii="Times New Roman" w:hAnsi="Times New Roman"/>
          </w:rPr>
          <w:delText xml:space="preserve">R. </w:delText>
        </w:r>
      </w:del>
      <w:r>
        <w:rPr>
          <w:rFonts w:ascii="Times New Roman" w:hAnsi="Times New Roman"/>
        </w:rPr>
        <w:t xml:space="preserve">and </w:t>
      </w:r>
      <w:del w:id="2559" w:author="Kiro (editorial revision)" w:date="2026-08-14T00:00:00Z">
        <w:r>
          <w:rPr>
            <w:rFonts w:ascii="Times New Roman" w:hAnsi="Times New Roman"/>
          </w:rPr>
          <w:delText xml:space="preserve">Ramos, T.B. (2022), </w:delText>
        </w:r>
      </w:del>
      <w:ins w:id="2560" w:author="Kiro (editorial revision)" w:date="2026-08-14T00:00:00Z">
        <w:r>
          <w:rPr>
            <w:rFonts w:ascii="Times New Roman" w:hAnsi="Times New Roman"/>
          </w:rPr>
          <w:t xml:space="preserve">T. B. Ramos. 2022. </w:t>
        </w:r>
      </w:ins>
      <w:r>
        <w:rPr>
          <w:rFonts w:ascii="Times New Roman" w:hAnsi="Times New Roman"/>
        </w:rPr>
        <w:t xml:space="preserve">"Circular Economy Disclosure in Corporate Sustainability Reports: The Case of European Companies in Sustainability </w:t>
      </w:r>
      <w:del w:id="2561" w:author="Kiro (editorial revision)" w:date="2026-08-14T00:00:00Z">
        <w:r>
          <w:rPr>
            <w:rFonts w:ascii="Times New Roman" w:hAnsi="Times New Roman"/>
          </w:rPr>
          <w:delText xml:space="preserve">rankings", </w:delText>
        </w:r>
      </w:del>
      <w:ins w:id="2562" w:author="Kiro (editorial revision)" w:date="2026-08-14T00:00:00Z">
        <w:r>
          <w:rPr>
            <w:rFonts w:ascii="Times New Roman" w:hAnsi="Times New Roman"/>
          </w:rPr>
          <w:t xml:space="preserve">Rankings." </w:t>
        </w:r>
      </w:ins>
      <w:r>
        <w:rPr>
          <w:rFonts w:ascii="Times New Roman" w:hAnsi="Times New Roman"/>
        </w:rPr>
        <w:t xml:space="preserve">Sustainable Production and </w:t>
      </w:r>
      <w:del w:id="2563" w:author="Kiro (editorial revision)" w:date="2026-08-14T00:00:00Z">
        <w:r>
          <w:rPr>
            <w:rFonts w:ascii="Times New Roman" w:hAnsi="Times New Roman"/>
          </w:rPr>
          <w:delText xml:space="preserve">Consumption, Vol. 32, pp. </w:delText>
        </w:r>
      </w:del>
      <w:ins w:id="2564" w:author="Kiro (editorial revision)" w:date="2026-08-14T00:00:00Z">
        <w:r>
          <w:rPr>
            <w:rFonts w:ascii="Times New Roman" w:hAnsi="Times New Roman"/>
          </w:rPr>
          <w:t xml:space="preserve">Consumption 32: </w:t>
        </w:r>
      </w:ins>
      <w:r>
        <w:rPr>
          <w:rFonts w:ascii="Times New Roman" w:hAnsi="Times New Roman"/>
        </w:rPr>
        <w:t xml:space="preserve">436–456.</w:t>
      </w:r>
    </w:p>
    <w:p>
      <w:pPr>
        <w:spacing w:after="120"/>
      </w:pPr>
      <w:r>
        <w:rPr>
          <w:rFonts w:ascii="Times New Roman" w:hAnsi="Times New Roman"/>
        </w:rPr>
        <w:t xml:space="preserve">Osei, V., </w:t>
      </w:r>
      <w:ins w:id="2565" w:author="Kiro (editorial revision)" w:date="2026-08-14T00:00:00Z">
        <w:r>
          <w:rPr>
            <w:rFonts w:ascii="Times New Roman" w:hAnsi="Times New Roman"/>
          </w:rPr>
          <w:t xml:space="preserve">D. </w:t>
        </w:r>
      </w:ins>
      <w:r>
        <w:rPr>
          <w:rFonts w:ascii="Times New Roman" w:hAnsi="Times New Roman"/>
        </w:rPr>
        <w:t xml:space="preserve">Asante-Darko, </w:t>
      </w:r>
      <w:del w:id="2566" w:author="Kiro (editorial revision)" w:date="2026-08-14T00:00:00Z">
        <w:r>
          <w:rPr>
            <w:rFonts w:ascii="Times New Roman" w:hAnsi="Times New Roman"/>
          </w:rPr>
          <w:delText xml:space="preserve">D. </w:delText>
        </w:r>
      </w:del>
      <w:r>
        <w:rPr>
          <w:rFonts w:ascii="Times New Roman" w:hAnsi="Times New Roman"/>
        </w:rPr>
        <w:t xml:space="preserve">and </w:t>
      </w:r>
      <w:del w:id="2567" w:author="Kiro (editorial revision)" w:date="2026-08-14T00:00:00Z">
        <w:r>
          <w:rPr>
            <w:rFonts w:ascii="Times New Roman" w:hAnsi="Times New Roman"/>
          </w:rPr>
          <w:delText xml:space="preserve">Quayson, </w:delText>
        </w:r>
      </w:del>
      <w:r>
        <w:rPr>
          <w:rFonts w:ascii="Times New Roman" w:hAnsi="Times New Roman"/>
        </w:rPr>
        <w:t xml:space="preserve">M. </w:t>
      </w:r>
      <w:del w:id="2568" w:author="Kiro (editorial revision)" w:date="2026-08-14T00:00:00Z">
        <w:r>
          <w:rPr>
            <w:rFonts w:ascii="Times New Roman" w:hAnsi="Times New Roman"/>
          </w:rPr>
          <w:delText xml:space="preserve">(2024), </w:delText>
        </w:r>
      </w:del>
      <w:ins w:id="2569" w:author="Kiro (editorial revision)" w:date="2026-08-14T00:00:00Z">
        <w:r>
          <w:rPr>
            <w:rFonts w:ascii="Times New Roman" w:hAnsi="Times New Roman"/>
          </w:rPr>
          <w:t xml:space="preserve">Quayson. 2024. </w:t>
        </w:r>
      </w:ins>
      <w:r>
        <w:rPr>
          <w:rFonts w:ascii="Times New Roman" w:hAnsi="Times New Roman"/>
        </w:rPr>
        <w:t xml:space="preserve">"Stakeholder Pressure, Circular Economy Practices, and Sustainability Performance: The Moderating Effect of Ecological Innovation </w:t>
      </w:r>
      <w:del w:id="2570" w:author="Kiro (editorial revision)" w:date="2026-08-14T00:00:00Z">
        <w:r>
          <w:rPr>
            <w:rFonts w:ascii="Times New Roman" w:hAnsi="Times New Roman"/>
          </w:rPr>
          <w:delText xml:space="preserve">Capabilities", </w:delText>
        </w:r>
      </w:del>
      <w:ins w:id="2571" w:author="Kiro (editorial revision)" w:date="2026-08-14T00:00:00Z">
        <w:r>
          <w:rPr>
            <w:rFonts w:ascii="Times New Roman" w:hAnsi="Times New Roman"/>
          </w:rPr>
          <w:t xml:space="preserve">Capabilities." </w:t>
        </w:r>
      </w:ins>
      <w:r>
        <w:rPr>
          <w:rFonts w:ascii="Times New Roman" w:hAnsi="Times New Roman"/>
        </w:rPr>
        <w:t xml:space="preserve">Circular Economy and </w:t>
      </w:r>
      <w:del w:id="2572" w:author="Kiro (editorial revision)" w:date="2026-08-14T00:00:00Z">
        <w:r>
          <w:rPr>
            <w:rFonts w:ascii="Times New Roman" w:hAnsi="Times New Roman"/>
          </w:rPr>
          <w:delText xml:space="preserve">Sustainability, Vol. 4, No. 4, pp. </w:delText>
        </w:r>
      </w:del>
      <w:ins w:id="2573" w:author="Kiro (editorial revision)" w:date="2026-08-14T00:00:00Z">
        <w:r>
          <w:rPr>
            <w:rFonts w:ascii="Times New Roman" w:hAnsi="Times New Roman"/>
          </w:rPr>
          <w:t xml:space="preserve">Sustainability 4 (4): </w:t>
        </w:r>
      </w:ins>
      <w:r>
        <w:rPr>
          <w:rFonts w:ascii="Times New Roman" w:hAnsi="Times New Roman"/>
        </w:rPr>
        <w:t xml:space="preserve">3139–3170.</w:t>
      </w:r>
    </w:p>
    <w:p>
      <w:pPr>
        <w:spacing w:after="120"/>
      </w:pPr>
      <w:r>
        <w:rPr>
          <w:rFonts w:ascii="Times New Roman" w:hAnsi="Times New Roman"/>
        </w:rPr>
        <w:t xml:space="preserve">Österberg, </w:t>
      </w:r>
      <w:del w:id="2574" w:author="Kiro (editorial revision)" w:date="2026-08-14T00:00:00Z">
        <w:r>
          <w:rPr>
            <w:rFonts w:ascii="Times New Roman" w:hAnsi="Times New Roman"/>
          </w:rPr>
          <w:delText xml:space="preserve">P. </w:delText>
        </w:r>
      </w:del>
      <w:ins w:id="2575" w:author="Kiro (editorial revision)" w:date="2026-08-14T00:00:00Z">
        <w:r>
          <w:rPr>
            <w:rFonts w:ascii="Times New Roman" w:hAnsi="Times New Roman"/>
          </w:rPr>
          <w:t xml:space="preserve">P., </w:t>
        </w:r>
      </w:ins>
      <w:r>
        <w:rPr>
          <w:rFonts w:ascii="Times New Roman" w:hAnsi="Times New Roman"/>
        </w:rPr>
        <w:t xml:space="preserve">and </w:t>
      </w:r>
      <w:del w:id="2576" w:author="Kiro (editorial revision)" w:date="2026-08-14T00:00:00Z">
        <w:r>
          <w:rPr>
            <w:rFonts w:ascii="Times New Roman" w:hAnsi="Times New Roman"/>
          </w:rPr>
          <w:delText xml:space="preserve">Nilsson, </w:delText>
        </w:r>
      </w:del>
      <w:r>
        <w:rPr>
          <w:rFonts w:ascii="Times New Roman" w:hAnsi="Times New Roman"/>
        </w:rPr>
        <w:t xml:space="preserve">J. </w:t>
      </w:r>
      <w:del w:id="2577" w:author="Kiro (editorial revision)" w:date="2026-08-14T00:00:00Z">
        <w:r>
          <w:rPr>
            <w:rFonts w:ascii="Times New Roman" w:hAnsi="Times New Roman"/>
          </w:rPr>
          <w:delText xml:space="preserve">(2009), </w:delText>
        </w:r>
      </w:del>
      <w:ins w:id="2578" w:author="Kiro (editorial revision)" w:date="2026-08-14T00:00:00Z">
        <w:r>
          <w:rPr>
            <w:rFonts w:ascii="Times New Roman" w:hAnsi="Times New Roman"/>
          </w:rPr>
          <w:t xml:space="preserve">Nilsson. 2009. </w:t>
        </w:r>
      </w:ins>
      <w:r>
        <w:rPr>
          <w:rFonts w:ascii="Times New Roman" w:hAnsi="Times New Roman"/>
        </w:rPr>
        <w:t xml:space="preserve">"Members' Perception of Their Participation in the Governance of Cooperatives: The Key to Trust and Commitment in Agricultural </w:t>
      </w:r>
      <w:del w:id="2579" w:author="Kiro (editorial revision)" w:date="2026-08-14T00:00:00Z">
        <w:r>
          <w:rPr>
            <w:rFonts w:ascii="Times New Roman" w:hAnsi="Times New Roman"/>
          </w:rPr>
          <w:delText xml:space="preserve">cooperatives", Agribusiness, Vol. 25, No. 2, pp. </w:delText>
        </w:r>
      </w:del>
      <w:ins w:id="2580" w:author="Kiro (editorial revision)" w:date="2026-08-14T00:00:00Z">
        <w:r>
          <w:rPr>
            <w:rFonts w:ascii="Times New Roman" w:hAnsi="Times New Roman"/>
          </w:rPr>
          <w:t xml:space="preserve">Cooperatives." Agribusiness 25 (2): </w:t>
        </w:r>
      </w:ins>
      <w:r>
        <w:rPr>
          <w:rFonts w:ascii="Times New Roman" w:hAnsi="Times New Roman"/>
        </w:rPr>
        <w:t xml:space="preserve">181–197.</w:t>
      </w:r>
    </w:p>
    <w:p>
      <w:pPr>
        <w:spacing w:after="120"/>
        <w:rPr>
          <w:ins w:id="2582" w:author="Kiro (editorial revision)" w:date="2026-08-14T00:00:00Z"/>
        </w:rPr>
      </w:pPr>
      <w:ins w:id="2581" w:author="Kiro (editorial revision)" w:date="2026-08-14T00:00:00Z">
        <w:r>
          <w:rPr>
            <w:rFonts w:ascii="Times New Roman" w:hAnsi="Times New Roman"/>
          </w:rPr>
          <w:t xml:space="preserve">Oyedijo, A., S. Kusi-Sarpong, M. S. Mubarik, S. A. Khan, and K. Utulu. 2023. "Multi-Tier Sustainable Supply Chain Management: A Case Study of a Global Food Retailer." Supply Chain Management: An International Journal 29 (1): 68–97.</w:t>
        </w:r>
      </w:ins>
    </w:p>
    <w:p>
      <w:pPr>
        <w:spacing w:after="120"/>
        <w:rPr>
          <w:ins w:id="2584" w:author="Kiro (editorial revision)" w:date="2026-08-14T00:00:00Z"/>
        </w:rPr>
      </w:pPr>
      <w:ins w:id="2583" w:author="Kiro (editorial revision)" w:date="2026-08-14T00:00:00Z">
        <w:r>
          <w:rPr>
            <w:rFonts w:ascii="Times New Roman" w:hAnsi="Times New Roman"/>
          </w:rPr>
          <w:t xml:space="preserve">Panza, L., and M. Peron. 2025. "The Role of Carbon Tax in the Transition from a Linear Economy to a Circular Economy Business Model in Manufacturing." Journal of Cleaner Production 492: 144873.</w:t>
        </w:r>
      </w:ins>
    </w:p>
    <w:p>
      <w:pPr>
        <w:spacing w:after="120"/>
        <w:rPr>
          <w:ins w:id="2586" w:author="Kiro (editorial revision)" w:date="2026-08-14T00:00:00Z"/>
        </w:rPr>
      </w:pPr>
      <w:ins w:id="2585" w:author="Kiro (editorial revision)" w:date="2026-08-14T00:00:00Z">
        <w:r>
          <w:rPr>
            <w:rFonts w:ascii="Times New Roman" w:hAnsi="Times New Roman"/>
          </w:rPr>
          <w:t xml:space="preserve">Paraskevopoulou, C., D. Vlachos, D. Bechtsis, and N. Tsolakis. 2022. "An Assessment of Circular Economy Interventions in the Peach Canning Industry." International Journal of Production Economics 249: 108533.</w:t>
        </w:r>
      </w:ins>
    </w:p>
    <w:p>
      <w:pPr>
        <w:spacing w:after="120"/>
        <w:rPr>
          <w:ins w:id="2588" w:author="Kiro (editorial revision)" w:date="2026-08-14T00:00:00Z"/>
        </w:rPr>
      </w:pPr>
      <w:ins w:id="2587" w:author="Kiro (editorial revision)" w:date="2026-08-14T00:00:00Z">
        <w:r>
          <w:rPr>
            <w:rFonts w:ascii="Times New Roman" w:hAnsi="Times New Roman"/>
          </w:rPr>
          <w:t xml:space="preserve">Patro, P. K., R. Jayaraman, A. Acquaye, K. Salah, and A. Musamih. 2025. "Blockchain-Based Solution to Enhance Carbon Footprint Traceability, Accounting, and Offsetting in the Passenger Aviation Industry." International Journal of Production Research 63 (22): 8235–8268.</w:t>
        </w:r>
      </w:ins>
    </w:p>
    <w:p>
      <w:pPr>
        <w:spacing w:after="120"/>
        <w:rPr>
          <w:ins w:id="2590" w:author="Kiro (editorial revision)" w:date="2026-08-14T00:00:00Z"/>
        </w:rPr>
      </w:pPr>
      <w:ins w:id="2589" w:author="Kiro (editorial revision)" w:date="2026-08-14T00:00:00Z">
        <w:r>
          <w:rPr>
            <w:rFonts w:ascii="Times New Roman" w:hAnsi="Times New Roman"/>
          </w:rPr>
          <w:t xml:space="preserve">Pitkänen, K., T. K. M. Karppinen, P. Kautto, H. Pirtonen, and H. Salmenperä. 2023. "How to Measure the Social Sustainability of the Circular Economy? Developing and Piloting Social Circular Economy Indicators in Finland." Journal of Cleaner Production 392: 136238.</w:t>
        </w:r>
      </w:ins>
    </w:p>
    <w:p>
      <w:pPr>
        <w:spacing w:after="120"/>
      </w:pPr>
      <w:r>
        <w:rPr>
          <w:rFonts w:ascii="Times New Roman" w:hAnsi="Times New Roman"/>
        </w:rPr>
        <w:t xml:space="preserve">Polit, </w:t>
      </w:r>
      <w:del w:id="2591" w:author="Kiro (editorial revision)" w:date="2026-08-14T00:00:00Z">
        <w:r>
          <w:rPr>
            <w:rFonts w:ascii="Times New Roman" w:hAnsi="Times New Roman"/>
          </w:rPr>
          <w:delText xml:space="preserve">D.F. </w:delText>
        </w:r>
      </w:del>
      <w:ins w:id="2592" w:author="Kiro (editorial revision)" w:date="2026-08-14T00:00:00Z">
        <w:r>
          <w:rPr>
            <w:rFonts w:ascii="Times New Roman" w:hAnsi="Times New Roman"/>
          </w:rPr>
          <w:t xml:space="preserve">D. F., </w:t>
        </w:r>
      </w:ins>
      <w:r>
        <w:rPr>
          <w:rFonts w:ascii="Times New Roman" w:hAnsi="Times New Roman"/>
        </w:rPr>
        <w:t xml:space="preserve">and </w:t>
      </w:r>
      <w:del w:id="2593" w:author="Kiro (editorial revision)" w:date="2026-08-14T00:00:00Z">
        <w:r>
          <w:rPr>
            <w:rFonts w:ascii="Times New Roman" w:hAnsi="Times New Roman"/>
          </w:rPr>
          <w:delText xml:space="preserve">Beck, C.T. (2006), </w:delText>
        </w:r>
      </w:del>
      <w:ins w:id="2594" w:author="Kiro (editorial revision)" w:date="2026-08-14T00:00:00Z">
        <w:r>
          <w:rPr>
            <w:rFonts w:ascii="Times New Roman" w:hAnsi="Times New Roman"/>
          </w:rPr>
          <w:t xml:space="preserve">C. T. Beck. 2006. </w:t>
        </w:r>
      </w:ins>
      <w:r>
        <w:rPr>
          <w:rFonts w:ascii="Times New Roman" w:hAnsi="Times New Roman"/>
        </w:rPr>
        <w:t xml:space="preserve">"The Content Validity Index: Are You Sure You Know What's Being </w:t>
      </w:r>
      <w:del w:id="2595" w:author="Kiro (editorial revision)" w:date="2026-08-14T00:00:00Z">
        <w:r>
          <w:rPr>
            <w:rFonts w:ascii="Times New Roman" w:hAnsi="Times New Roman"/>
          </w:rPr>
          <w:delText xml:space="preserve">reported?", </w:delText>
        </w:r>
      </w:del>
      <w:ins w:id="2596" w:author="Kiro (editorial revision)" w:date="2026-08-14T00:00:00Z">
        <w:r>
          <w:rPr>
            <w:rFonts w:ascii="Times New Roman" w:hAnsi="Times New Roman"/>
          </w:rPr>
          <w:t xml:space="preserve">Reported?" </w:t>
        </w:r>
      </w:ins>
      <w:r>
        <w:rPr>
          <w:rFonts w:ascii="Times New Roman" w:hAnsi="Times New Roman"/>
        </w:rPr>
        <w:t xml:space="preserve">Research in Nursing &amp; </w:t>
      </w:r>
      <w:del w:id="2597" w:author="Kiro (editorial revision)" w:date="2026-08-14T00:00:00Z">
        <w:r>
          <w:rPr>
            <w:rFonts w:ascii="Times New Roman" w:hAnsi="Times New Roman"/>
          </w:rPr>
          <w:delText xml:space="preserve">Health, Vol. </w:delText>
        </w:r>
      </w:del>
      <w:ins w:id="2598" w:author="Kiro (editorial revision)" w:date="2026-08-14T00:00:00Z">
        <w:r>
          <w:rPr>
            <w:rFonts w:ascii="Times New Roman" w:hAnsi="Times New Roman"/>
          </w:rPr>
          <w:t xml:space="preserve">Health </w:t>
        </w:r>
      </w:ins>
      <w:r>
        <w:rPr>
          <w:rFonts w:ascii="Times New Roman" w:hAnsi="Times New Roman"/>
        </w:rPr>
        <w:t xml:space="preserve">29 </w:t>
      </w:r>
      <w:del w:id="2599" w:author="Kiro (editorial revision)" w:date="2026-08-14T00:00:00Z">
        <w:r>
          <w:rPr>
            <w:rFonts w:ascii="Times New Roman" w:hAnsi="Times New Roman"/>
          </w:rPr>
          <w:delText xml:space="preserve">No. 5, pp. </w:delText>
        </w:r>
      </w:del>
      <w:ins w:id="2600" w:author="Kiro (editorial revision)" w:date="2026-08-14T00:00:00Z">
        <w:r>
          <w:rPr>
            <w:rFonts w:ascii="Times New Roman" w:hAnsi="Times New Roman"/>
          </w:rPr>
          <w:t xml:space="preserve">(5): </w:t>
        </w:r>
      </w:ins>
      <w:r>
        <w:rPr>
          <w:rFonts w:ascii="Times New Roman" w:hAnsi="Times New Roman"/>
        </w:rPr>
        <w:t xml:space="preserve">489–497.</w:t>
      </w:r>
    </w:p>
    <w:p>
      <w:pPr>
        <w:spacing w:after="120"/>
      </w:pPr>
      <w:r>
        <w:rPr>
          <w:rFonts w:ascii="Times New Roman" w:hAnsi="Times New Roman"/>
        </w:rPr>
        <w:t xml:space="preserve">Polit, </w:t>
      </w:r>
      <w:del w:id="2601" w:author="Kiro (editorial revision)" w:date="2026-08-14T00:00:00Z">
        <w:r>
          <w:rPr>
            <w:rFonts w:ascii="Times New Roman" w:hAnsi="Times New Roman"/>
          </w:rPr>
          <w:delText xml:space="preserve">D.F., </w:delText>
        </w:r>
      </w:del>
      <w:ins w:id="2602" w:author="Kiro (editorial revision)" w:date="2026-08-14T00:00:00Z">
        <w:r>
          <w:rPr>
            <w:rFonts w:ascii="Times New Roman" w:hAnsi="Times New Roman"/>
          </w:rPr>
          <w:t xml:space="preserve">D. F., C. T. </w:t>
        </w:r>
      </w:ins>
      <w:r>
        <w:rPr>
          <w:rFonts w:ascii="Times New Roman" w:hAnsi="Times New Roman"/>
        </w:rPr>
        <w:t xml:space="preserve">Beck, </w:t>
      </w:r>
      <w:del w:id="2603" w:author="Kiro (editorial revision)" w:date="2026-08-14T00:00:00Z">
        <w:r>
          <w:rPr>
            <w:rFonts w:ascii="Times New Roman" w:hAnsi="Times New Roman"/>
          </w:rPr>
          <w:delText xml:space="preserve">C.T. </w:delText>
        </w:r>
      </w:del>
      <w:r>
        <w:rPr>
          <w:rFonts w:ascii="Times New Roman" w:hAnsi="Times New Roman"/>
        </w:rPr>
        <w:t xml:space="preserve">and </w:t>
      </w:r>
      <w:del w:id="2604" w:author="Kiro (editorial revision)" w:date="2026-08-14T00:00:00Z">
        <w:r>
          <w:rPr>
            <w:rFonts w:ascii="Times New Roman" w:hAnsi="Times New Roman"/>
          </w:rPr>
          <w:delText xml:space="preserve">Owen, S.V. (2007), </w:delText>
        </w:r>
      </w:del>
      <w:ins w:id="2605" w:author="Kiro (editorial revision)" w:date="2026-08-14T00:00:00Z">
        <w:r>
          <w:rPr>
            <w:rFonts w:ascii="Times New Roman" w:hAnsi="Times New Roman"/>
          </w:rPr>
          <w:t xml:space="preserve">S. V. Owen. 2007. </w:t>
        </w:r>
      </w:ins>
      <w:r>
        <w:rPr>
          <w:rFonts w:ascii="Times New Roman" w:hAnsi="Times New Roman"/>
        </w:rPr>
        <w:t xml:space="preserve">"Is the CVI an Acceptable Indicator of Content Validity? Appraisal and </w:t>
      </w:r>
      <w:del w:id="2606" w:author="Kiro (editorial revision)" w:date="2026-08-14T00:00:00Z">
        <w:r>
          <w:rPr>
            <w:rFonts w:ascii="Times New Roman" w:hAnsi="Times New Roman"/>
          </w:rPr>
          <w:delText xml:space="preserve">recommendations", </w:delText>
        </w:r>
      </w:del>
      <w:ins w:id="2607" w:author="Kiro (editorial revision)" w:date="2026-08-14T00:00:00Z">
        <w:r>
          <w:rPr>
            <w:rFonts w:ascii="Times New Roman" w:hAnsi="Times New Roman"/>
          </w:rPr>
          <w:t xml:space="preserve">Recommendations." </w:t>
        </w:r>
      </w:ins>
      <w:r>
        <w:rPr>
          <w:rFonts w:ascii="Times New Roman" w:hAnsi="Times New Roman"/>
        </w:rPr>
        <w:t xml:space="preserve">Research in Nursing &amp; </w:t>
      </w:r>
      <w:del w:id="2608" w:author="Kiro (editorial revision)" w:date="2026-08-14T00:00:00Z">
        <w:r>
          <w:rPr>
            <w:rFonts w:ascii="Times New Roman" w:hAnsi="Times New Roman"/>
          </w:rPr>
          <w:delText xml:space="preserve">Health, Vol. </w:delText>
        </w:r>
      </w:del>
      <w:ins w:id="2609" w:author="Kiro (editorial revision)" w:date="2026-08-14T00:00:00Z">
        <w:r>
          <w:rPr>
            <w:rFonts w:ascii="Times New Roman" w:hAnsi="Times New Roman"/>
          </w:rPr>
          <w:t xml:space="preserve">Health </w:t>
        </w:r>
      </w:ins>
      <w:r>
        <w:rPr>
          <w:rFonts w:ascii="Times New Roman" w:hAnsi="Times New Roman"/>
        </w:rPr>
        <w:t xml:space="preserve">30 </w:t>
      </w:r>
      <w:del w:id="2610" w:author="Kiro (editorial revision)" w:date="2026-08-14T00:00:00Z">
        <w:r>
          <w:rPr>
            <w:rFonts w:ascii="Times New Roman" w:hAnsi="Times New Roman"/>
          </w:rPr>
          <w:delText xml:space="preserve">No. 4, pp. </w:delText>
        </w:r>
      </w:del>
      <w:ins w:id="2611" w:author="Kiro (editorial revision)" w:date="2026-08-14T00:00:00Z">
        <w:r>
          <w:rPr>
            <w:rFonts w:ascii="Times New Roman" w:hAnsi="Times New Roman"/>
          </w:rPr>
          <w:t xml:space="preserve">(4): </w:t>
        </w:r>
      </w:ins>
      <w:r>
        <w:rPr>
          <w:rFonts w:ascii="Times New Roman" w:hAnsi="Times New Roman"/>
        </w:rPr>
        <w:t xml:space="preserve">459–467.</w:t>
      </w:r>
    </w:p>
    <w:p>
      <w:pPr>
        <w:spacing w:after="120"/>
        <w:rPr>
          <w:ins w:id="2613" w:author="Kiro (editorial revision)" w:date="2026-08-14T00:00:00Z"/>
        </w:rPr>
      </w:pPr>
      <w:ins w:id="2612" w:author="Kiro (editorial revision)" w:date="2026-08-14T00:00:00Z">
        <w:r>
          <w:rPr>
            <w:rFonts w:ascii="Times New Roman" w:hAnsi="Times New Roman"/>
          </w:rPr>
          <w:t xml:space="preserve">Poponi, S., G. Arcese, F. Pacchera, and O. Martucci. 2022. "Evaluating the Transition to the Circular Economy in the Agri-Food Sector: Selection of Indicators." Resources, Conservation and Recycling 176: 105916.</w:t>
        </w:r>
      </w:ins>
    </w:p>
    <w:p>
      <w:pPr>
        <w:spacing w:after="120"/>
        <w:rPr>
          <w:ins w:id="2615" w:author="Kiro (editorial revision)" w:date="2026-08-14T00:00:00Z"/>
        </w:rPr>
      </w:pPr>
      <w:ins w:id="2614" w:author="Kiro (editorial revision)" w:date="2026-08-14T00:00:00Z">
        <w:r>
          <w:rPr>
            <w:rFonts w:ascii="Times New Roman" w:hAnsi="Times New Roman"/>
          </w:rPr>
          <w:t xml:space="preserve">Qamar, F., G. Heaslip, A. H. Azadnia, P. Humphreys, and G. Onofrei. 2026. "Industry 4.0 and Lean Management Practices: Challenges and Opportunities for Sustainable Operational Performance through a Socio-Technical Lens." Production Planning &amp; Control, in press.</w:t>
        </w:r>
      </w:ins>
    </w:p>
    <w:p>
      <w:pPr>
        <w:spacing w:after="120"/>
        <w:rPr>
          <w:ins w:id="2617" w:author="Kiro (editorial revision)" w:date="2026-08-14T00:00:00Z"/>
        </w:rPr>
      </w:pPr>
      <w:ins w:id="2616" w:author="Kiro (editorial revision)" w:date="2026-08-14T00:00:00Z">
        <w:r>
          <w:rPr>
            <w:rFonts w:ascii="Times New Roman" w:hAnsi="Times New Roman"/>
          </w:rPr>
          <w:t xml:space="preserve">Radu, C., and G. Lux. 2025. "Circular Economy Promotion and Disclosure among Canadian Municipalities." Sustainability Accounting, Management and Policy Journal 16 (4): 1016–1044.</w:t>
        </w:r>
      </w:ins>
    </w:p>
    <w:p>
      <w:pPr>
        <w:spacing w:after="120"/>
        <w:rPr>
          <w:ins w:id="2619" w:author="Kiro (editorial revision)" w:date="2026-08-14T00:00:00Z"/>
        </w:rPr>
      </w:pPr>
      <w:ins w:id="2618" w:author="Kiro (editorial revision)" w:date="2026-08-14T00:00:00Z">
        <w:r>
          <w:rPr>
            <w:rFonts w:ascii="Times New Roman" w:hAnsi="Times New Roman"/>
          </w:rPr>
          <w:t xml:space="preserve">Ratsimandresy, A., and J. Miemczyk. 2024. "Facilitating the Circular Economy: Insights from Novel Supply Network Actors." Supply Chain Management: An International Journal 29 (5): 852–870.</w:t>
        </w:r>
      </w:ins>
    </w:p>
    <w:p>
      <w:pPr>
        <w:spacing w:after="120"/>
      </w:pPr>
      <w:r>
        <w:rPr>
          <w:rFonts w:ascii="Times New Roman" w:hAnsi="Times New Roman"/>
        </w:rPr>
        <w:t xml:space="preserve">Rönkkö, M., </w:t>
      </w:r>
      <w:ins w:id="2620" w:author="Kiro (editorial revision)" w:date="2026-08-14T00:00:00Z">
        <w:r>
          <w:rPr>
            <w:rFonts w:ascii="Times New Roman" w:hAnsi="Times New Roman"/>
          </w:rPr>
          <w:t xml:space="preserve">C. N. </w:t>
        </w:r>
      </w:ins>
      <w:r>
        <w:rPr>
          <w:rFonts w:ascii="Times New Roman" w:hAnsi="Times New Roman"/>
        </w:rPr>
        <w:t xml:space="preserve">McIntosh, </w:t>
      </w:r>
      <w:del w:id="2621" w:author="Kiro (editorial revision)" w:date="2026-08-14T00:00:00Z">
        <w:r>
          <w:rPr>
            <w:rFonts w:ascii="Times New Roman" w:hAnsi="Times New Roman"/>
          </w:rPr>
          <w:delText xml:space="preserve">C.N., </w:delText>
        </w:r>
      </w:del>
      <w:ins w:id="2622" w:author="Kiro (editorial revision)" w:date="2026-08-14T00:00:00Z">
        <w:r>
          <w:rPr>
            <w:rFonts w:ascii="Times New Roman" w:hAnsi="Times New Roman"/>
          </w:rPr>
          <w:t xml:space="preserve">J. </w:t>
        </w:r>
      </w:ins>
      <w:r>
        <w:rPr>
          <w:rFonts w:ascii="Times New Roman" w:hAnsi="Times New Roman"/>
        </w:rPr>
        <w:t xml:space="preserve">Antonakis, </w:t>
      </w:r>
      <w:ins w:id="2623" w:author="Kiro (editorial revision)" w:date="2026-08-14T00:00:00Z">
        <w:r>
          <w:rPr>
            <w:rFonts w:ascii="Times New Roman" w:hAnsi="Times New Roman"/>
          </w:rPr>
          <w:t xml:space="preserve">and </w:t>
        </w:r>
      </w:ins>
      <w:r>
        <w:rPr>
          <w:rFonts w:ascii="Times New Roman" w:hAnsi="Times New Roman"/>
        </w:rPr>
        <w:t xml:space="preserve">J. </w:t>
      </w:r>
      <w:del w:id="2624" w:author="Kiro (editorial revision)" w:date="2026-08-14T00:00:00Z">
        <w:r>
          <w:rPr>
            <w:rFonts w:ascii="Times New Roman" w:hAnsi="Times New Roman"/>
          </w:rPr>
          <w:delText xml:space="preserve">and Edwards, J.R. (2016), </w:delText>
        </w:r>
      </w:del>
      <w:ins w:id="2625" w:author="Kiro (editorial revision)" w:date="2026-08-14T00:00:00Z">
        <w:r>
          <w:rPr>
            <w:rFonts w:ascii="Times New Roman" w:hAnsi="Times New Roman"/>
          </w:rPr>
          <w:t xml:space="preserve">R. Edwards. 2016. </w:t>
        </w:r>
      </w:ins>
      <w:r>
        <w:rPr>
          <w:rFonts w:ascii="Times New Roman" w:hAnsi="Times New Roman"/>
        </w:rPr>
        <w:t xml:space="preserve">"Partial Least Squares Path Modeling: Time for Some Serious Second </w:t>
      </w:r>
      <w:del w:id="2626" w:author="Kiro (editorial revision)" w:date="2026-08-14T00:00:00Z">
        <w:r>
          <w:rPr>
            <w:rFonts w:ascii="Times New Roman" w:hAnsi="Times New Roman"/>
          </w:rPr>
          <w:delText xml:space="preserve">thoughts", </w:delText>
        </w:r>
      </w:del>
      <w:ins w:id="2627" w:author="Kiro (editorial revision)" w:date="2026-08-14T00:00:00Z">
        <w:r>
          <w:rPr>
            <w:rFonts w:ascii="Times New Roman" w:hAnsi="Times New Roman"/>
          </w:rPr>
          <w:t xml:space="preserve">Thoughts." </w:t>
        </w:r>
      </w:ins>
      <w:r>
        <w:rPr>
          <w:rFonts w:ascii="Times New Roman" w:hAnsi="Times New Roman"/>
        </w:rPr>
        <w:t xml:space="preserve">Journal of Operations </w:t>
      </w:r>
      <w:del w:id="2628" w:author="Kiro (editorial revision)" w:date="2026-08-14T00:00:00Z">
        <w:r>
          <w:rPr>
            <w:rFonts w:ascii="Times New Roman" w:hAnsi="Times New Roman"/>
          </w:rPr>
          <w:delText xml:space="preserve">Management, Vol. 47-48, No. 1, pp. </w:delText>
        </w:r>
      </w:del>
      <w:ins w:id="2629" w:author="Kiro (editorial revision)" w:date="2026-08-14T00:00:00Z">
        <w:r>
          <w:rPr>
            <w:rFonts w:ascii="Times New Roman" w:hAnsi="Times New Roman"/>
          </w:rPr>
          <w:t xml:space="preserve">Management 47–48 (1): </w:t>
        </w:r>
      </w:ins>
      <w:r>
        <w:rPr>
          <w:rFonts w:ascii="Times New Roman" w:hAnsi="Times New Roman"/>
        </w:rPr>
        <w:t xml:space="preserve">9–27.</w:t>
      </w:r>
    </w:p>
    <w:p>
      <w:pPr>
        <w:spacing w:after="120"/>
      </w:pPr>
      <w:r>
        <w:rPr>
          <w:rFonts w:ascii="Times New Roman" w:hAnsi="Times New Roman"/>
        </w:rPr>
        <w:t xml:space="preserve">Sarstedt, M., </w:t>
      </w:r>
      <w:ins w:id="2630" w:author="Kiro (editorial revision)" w:date="2026-08-14T00:00:00Z">
        <w:r>
          <w:rPr>
            <w:rFonts w:ascii="Times New Roman" w:hAnsi="Times New Roman"/>
          </w:rPr>
          <w:t xml:space="preserve">J. F. </w:t>
        </w:r>
      </w:ins>
      <w:r>
        <w:rPr>
          <w:rFonts w:ascii="Times New Roman" w:hAnsi="Times New Roman"/>
        </w:rPr>
        <w:t xml:space="preserve">Hair, </w:t>
      </w:r>
      <w:del w:id="2631" w:author="Kiro (editorial revision)" w:date="2026-08-14T00:00:00Z">
        <w:r>
          <w:rPr>
            <w:rFonts w:ascii="Times New Roman" w:hAnsi="Times New Roman"/>
          </w:rPr>
          <w:delText xml:space="preserve">J.F., </w:delText>
        </w:r>
      </w:del>
      <w:ins w:id="2632" w:author="Kiro (editorial revision)" w:date="2026-08-14T00:00:00Z">
        <w:r>
          <w:rPr>
            <w:rFonts w:ascii="Times New Roman" w:hAnsi="Times New Roman"/>
          </w:rPr>
          <w:t xml:space="preserve">J. H. </w:t>
        </w:r>
      </w:ins>
      <w:r>
        <w:rPr>
          <w:rFonts w:ascii="Times New Roman" w:hAnsi="Times New Roman"/>
        </w:rPr>
        <w:t xml:space="preserve">Cheah, </w:t>
      </w:r>
      <w:del w:id="2633" w:author="Kiro (editorial revision)" w:date="2026-08-14T00:00:00Z">
        <w:r>
          <w:rPr>
            <w:rFonts w:ascii="Times New Roman" w:hAnsi="Times New Roman"/>
          </w:rPr>
          <w:delText xml:space="preserve">J.H., </w:delText>
        </w:r>
      </w:del>
      <w:ins w:id="2634" w:author="Kiro (editorial revision)" w:date="2026-08-14T00:00:00Z">
        <w:r>
          <w:rPr>
            <w:rFonts w:ascii="Times New Roman" w:hAnsi="Times New Roman"/>
          </w:rPr>
          <w:t xml:space="preserve">J. M. </w:t>
        </w:r>
      </w:ins>
      <w:r>
        <w:rPr>
          <w:rFonts w:ascii="Times New Roman" w:hAnsi="Times New Roman"/>
        </w:rPr>
        <w:t xml:space="preserve">Becker, </w:t>
      </w:r>
      <w:del w:id="2635" w:author="Kiro (editorial revision)" w:date="2026-08-14T00:00:00Z">
        <w:r>
          <w:rPr>
            <w:rFonts w:ascii="Times New Roman" w:hAnsi="Times New Roman"/>
          </w:rPr>
          <w:delText xml:space="preserve">J.M. </w:delText>
        </w:r>
      </w:del>
      <w:r>
        <w:rPr>
          <w:rFonts w:ascii="Times New Roman" w:hAnsi="Times New Roman"/>
        </w:rPr>
        <w:t xml:space="preserve">and </w:t>
      </w:r>
      <w:del w:id="2636" w:author="Kiro (editorial revision)" w:date="2026-08-14T00:00:00Z">
        <w:r>
          <w:rPr>
            <w:rFonts w:ascii="Times New Roman" w:hAnsi="Times New Roman"/>
          </w:rPr>
          <w:delText xml:space="preserve">Ringle, C.M. (2019), </w:delText>
        </w:r>
      </w:del>
      <w:ins w:id="2637" w:author="Kiro (editorial revision)" w:date="2026-08-14T00:00:00Z">
        <w:r>
          <w:rPr>
            <w:rFonts w:ascii="Times New Roman" w:hAnsi="Times New Roman"/>
          </w:rPr>
          <w:t xml:space="preserve">C. M. Ringle. 2019. </w:t>
        </w:r>
      </w:ins>
      <w:r>
        <w:rPr>
          <w:rFonts w:ascii="Times New Roman" w:hAnsi="Times New Roman"/>
        </w:rPr>
        <w:t xml:space="preserve">"How to Specify, Estimate, and Validate Higher-Order Constructs in </w:t>
      </w:r>
      <w:del w:id="2638" w:author="Kiro (editorial revision)" w:date="2026-08-14T00:00:00Z">
        <w:r>
          <w:rPr>
            <w:rFonts w:ascii="Times New Roman" w:hAnsi="Times New Roman"/>
          </w:rPr>
          <w:delText xml:space="preserve">PLS-SEM", </w:delText>
        </w:r>
      </w:del>
      <w:ins w:id="2639" w:author="Kiro (editorial revision)" w:date="2026-08-14T00:00:00Z">
        <w:r>
          <w:rPr>
            <w:rFonts w:ascii="Times New Roman" w:hAnsi="Times New Roman"/>
          </w:rPr>
          <w:t xml:space="preserve">PLS-SEM." </w:t>
        </w:r>
      </w:ins>
      <w:r>
        <w:rPr>
          <w:rFonts w:ascii="Times New Roman" w:hAnsi="Times New Roman"/>
        </w:rPr>
        <w:t xml:space="preserve">Australasian Marketing </w:t>
      </w:r>
      <w:del w:id="2640" w:author="Kiro (editorial revision)" w:date="2026-08-14T00:00:00Z">
        <w:r>
          <w:rPr>
            <w:rFonts w:ascii="Times New Roman" w:hAnsi="Times New Roman"/>
          </w:rPr>
          <w:delText xml:space="preserve">Journal, Vol. 27, No. 3, pp. </w:delText>
        </w:r>
      </w:del>
      <w:ins w:id="2641" w:author="Kiro (editorial revision)" w:date="2026-08-14T00:00:00Z">
        <w:r>
          <w:rPr>
            <w:rFonts w:ascii="Times New Roman" w:hAnsi="Times New Roman"/>
          </w:rPr>
          <w:t xml:space="preserve">Journal 27 (3): </w:t>
        </w:r>
      </w:ins>
      <w:r>
        <w:rPr>
          <w:rFonts w:ascii="Times New Roman" w:hAnsi="Times New Roman"/>
        </w:rPr>
        <w:t xml:space="preserve">197–211.</w:t>
      </w:r>
    </w:p>
    <w:p>
      <w:pPr>
        <w:spacing w:after="120"/>
        <w:rPr>
          <w:ins w:id="2643" w:author="Kiro (editorial revision)" w:date="2026-08-14T00:00:00Z"/>
        </w:rPr>
      </w:pPr>
      <w:ins w:id="2642" w:author="Kiro (editorial revision)" w:date="2026-08-14T00:00:00Z">
        <w:r>
          <w:rPr>
            <w:rFonts w:ascii="Times New Roman" w:hAnsi="Times New Roman"/>
          </w:rPr>
          <w:t xml:space="preserve">Saunila, M., J. Ukko, and A. Jääskeläinen. 2024. "The Importance of Performance Measurement and Management in Sustainable Supply Chain Governance among SMEs." International Journal of Operations &amp; Production Management 44 (13): 229–250.</w:t>
        </w:r>
      </w:ins>
    </w:p>
    <w:p>
      <w:pPr>
        <w:spacing w:after="120"/>
      </w:pPr>
      <w:r>
        <w:rPr>
          <w:rFonts w:ascii="Times New Roman" w:hAnsi="Times New Roman"/>
        </w:rPr>
        <w:t xml:space="preserve">Scarpellini, S., </w:t>
      </w:r>
      <w:ins w:id="2644" w:author="Kiro (editorial revision)" w:date="2026-08-14T00:00:00Z">
        <w:r>
          <w:rPr>
            <w:rFonts w:ascii="Times New Roman" w:hAnsi="Times New Roman"/>
          </w:rPr>
          <w:t xml:space="preserve">V. </w:t>
        </w:r>
      </w:ins>
      <w:r>
        <w:rPr>
          <w:rFonts w:ascii="Times New Roman" w:hAnsi="Times New Roman"/>
        </w:rPr>
        <w:t xml:space="preserve">Kuba-Khoury, </w:t>
      </w:r>
      <w:del w:id="2645" w:author="Kiro (editorial revision)" w:date="2026-08-14T00:00:00Z">
        <w:r>
          <w:rPr>
            <w:rFonts w:ascii="Times New Roman" w:hAnsi="Times New Roman"/>
          </w:rPr>
          <w:delText xml:space="preserve">V. </w:delText>
        </w:r>
      </w:del>
      <w:r>
        <w:rPr>
          <w:rFonts w:ascii="Times New Roman" w:hAnsi="Times New Roman"/>
        </w:rPr>
        <w:t xml:space="preserve">and </w:t>
      </w:r>
      <w:del w:id="2646" w:author="Kiro (editorial revision)" w:date="2026-08-14T00:00:00Z">
        <w:r>
          <w:rPr>
            <w:rFonts w:ascii="Times New Roman" w:hAnsi="Times New Roman"/>
          </w:rPr>
          <w:delText xml:space="preserve">Aranda-Usón, </w:delText>
        </w:r>
      </w:del>
      <w:r>
        <w:rPr>
          <w:rFonts w:ascii="Times New Roman" w:hAnsi="Times New Roman"/>
        </w:rPr>
        <w:t xml:space="preserve">A. </w:t>
      </w:r>
      <w:del w:id="2647" w:author="Kiro (editorial revision)" w:date="2026-08-14T00:00:00Z">
        <w:r>
          <w:rPr>
            <w:rFonts w:ascii="Times New Roman" w:hAnsi="Times New Roman"/>
          </w:rPr>
          <w:delText xml:space="preserve">(2026), </w:delText>
        </w:r>
      </w:del>
      <w:ins w:id="2648" w:author="Kiro (editorial revision)" w:date="2026-08-14T00:00:00Z">
        <w:r>
          <w:rPr>
            <w:rFonts w:ascii="Times New Roman" w:hAnsi="Times New Roman"/>
          </w:rPr>
          <w:t xml:space="preserve">Aranda-Usón. 2026. </w:t>
        </w:r>
      </w:ins>
      <w:r>
        <w:rPr>
          <w:rFonts w:ascii="Times New Roman" w:hAnsi="Times New Roman"/>
        </w:rPr>
        <w:t xml:space="preserve">"Circular Accounting Practices for the Spanish Waste Sector: An Approach from the </w:t>
      </w:r>
      <w:del w:id="2649" w:author="Kiro (editorial revision)" w:date="2026-08-14T00:00:00Z">
        <w:r>
          <w:rPr>
            <w:rFonts w:ascii="Times New Roman" w:hAnsi="Times New Roman"/>
          </w:rPr>
          <w:delText xml:space="preserve">stakeholders’ </w:delText>
        </w:r>
      </w:del>
      <w:ins w:id="2650" w:author="Kiro (editorial revision)" w:date="2026-08-14T00:00:00Z">
        <w:r>
          <w:rPr>
            <w:rFonts w:ascii="Times New Roman" w:hAnsi="Times New Roman"/>
          </w:rPr>
          <w:t xml:space="preserve">Stakeholders' </w:t>
        </w:r>
      </w:ins>
      <w:r>
        <w:rPr>
          <w:rFonts w:ascii="Times New Roman" w:hAnsi="Times New Roman"/>
        </w:rPr>
        <w:t xml:space="preserve">Theoretical Framework in a Circular </w:t>
      </w:r>
      <w:del w:id="2651" w:author="Kiro (editorial revision)" w:date="2026-08-14T00:00:00Z">
        <w:r>
          <w:rPr>
            <w:rFonts w:ascii="Times New Roman" w:hAnsi="Times New Roman"/>
          </w:rPr>
          <w:delText xml:space="preserve">economy", </w:delText>
        </w:r>
      </w:del>
      <w:ins w:id="2652" w:author="Kiro (editorial revision)" w:date="2026-08-14T00:00:00Z">
        <w:r>
          <w:rPr>
            <w:rFonts w:ascii="Times New Roman" w:hAnsi="Times New Roman"/>
          </w:rPr>
          <w:t xml:space="preserve">Economy." </w:t>
        </w:r>
      </w:ins>
      <w:r>
        <w:rPr>
          <w:rFonts w:ascii="Times New Roman" w:hAnsi="Times New Roman"/>
        </w:rPr>
        <w:t xml:space="preserve">Meditari Accountancy </w:t>
      </w:r>
      <w:del w:id="2653" w:author="Kiro (editorial revision)" w:date="2026-08-14T00:00:00Z">
        <w:r>
          <w:rPr>
            <w:rFonts w:ascii="Times New Roman" w:hAnsi="Times New Roman"/>
          </w:rPr>
          <w:delText xml:space="preserve">Research, Vol. 34, No. 2, pp. </w:delText>
        </w:r>
      </w:del>
      <w:ins w:id="2654" w:author="Kiro (editorial revision)" w:date="2026-08-14T00:00:00Z">
        <w:r>
          <w:rPr>
            <w:rFonts w:ascii="Times New Roman" w:hAnsi="Times New Roman"/>
          </w:rPr>
          <w:t xml:space="preserve">Research 34 (2): </w:t>
        </w:r>
      </w:ins>
      <w:r>
        <w:rPr>
          <w:rFonts w:ascii="Times New Roman" w:hAnsi="Times New Roman"/>
        </w:rPr>
        <w:t xml:space="preserve">499–525.</w:t>
      </w:r>
    </w:p>
    <w:p>
      <w:pPr>
        <w:spacing w:after="120"/>
      </w:pPr>
      <w:r>
        <w:rPr>
          <w:rFonts w:ascii="Times New Roman" w:hAnsi="Times New Roman"/>
        </w:rPr>
        <w:t xml:space="preserve">Scarpellini, S., </w:t>
      </w:r>
      <w:ins w:id="2655" w:author="Kiro (editorial revision)" w:date="2026-08-14T00:00:00Z">
        <w:r>
          <w:rPr>
            <w:rFonts w:ascii="Times New Roman" w:hAnsi="Times New Roman"/>
          </w:rPr>
          <w:t xml:space="preserve">L. M. </w:t>
        </w:r>
      </w:ins>
      <w:r>
        <w:rPr>
          <w:rFonts w:ascii="Times New Roman" w:hAnsi="Times New Roman"/>
        </w:rPr>
        <w:t xml:space="preserve">Marín-Vinuesa, </w:t>
      </w:r>
      <w:del w:id="2656" w:author="Kiro (editorial revision)" w:date="2026-08-14T00:00:00Z">
        <w:r>
          <w:rPr>
            <w:rFonts w:ascii="Times New Roman" w:hAnsi="Times New Roman"/>
          </w:rPr>
          <w:delText xml:space="preserve">L.M., </w:delText>
        </w:r>
      </w:del>
      <w:ins w:id="2657" w:author="Kiro (editorial revision)" w:date="2026-08-14T00:00:00Z">
        <w:r>
          <w:rPr>
            <w:rFonts w:ascii="Times New Roman" w:hAnsi="Times New Roman"/>
          </w:rPr>
          <w:t xml:space="preserve">A. </w:t>
        </w:r>
      </w:ins>
      <w:r>
        <w:rPr>
          <w:rFonts w:ascii="Times New Roman" w:hAnsi="Times New Roman"/>
        </w:rPr>
        <w:t xml:space="preserve">Aranda-Usón, </w:t>
      </w:r>
      <w:del w:id="2658" w:author="Kiro (editorial revision)" w:date="2026-08-14T00:00:00Z">
        <w:r>
          <w:rPr>
            <w:rFonts w:ascii="Times New Roman" w:hAnsi="Times New Roman"/>
          </w:rPr>
          <w:delText xml:space="preserve">A. </w:delText>
        </w:r>
      </w:del>
      <w:r>
        <w:rPr>
          <w:rFonts w:ascii="Times New Roman" w:hAnsi="Times New Roman"/>
        </w:rPr>
        <w:t xml:space="preserve">and </w:t>
      </w:r>
      <w:del w:id="2659" w:author="Kiro (editorial revision)" w:date="2026-08-14T00:00:00Z">
        <w:r>
          <w:rPr>
            <w:rFonts w:ascii="Times New Roman" w:hAnsi="Times New Roman"/>
          </w:rPr>
          <w:delText xml:space="preserve">Portillo-Tarragona, </w:delText>
        </w:r>
      </w:del>
      <w:r>
        <w:rPr>
          <w:rFonts w:ascii="Times New Roman" w:hAnsi="Times New Roman"/>
        </w:rPr>
        <w:t xml:space="preserve">P. </w:t>
      </w:r>
      <w:del w:id="2660" w:author="Kiro (editorial revision)" w:date="2026-08-14T00:00:00Z">
        <w:r>
          <w:rPr>
            <w:rFonts w:ascii="Times New Roman" w:hAnsi="Times New Roman"/>
          </w:rPr>
          <w:delText xml:space="preserve">(2020), </w:delText>
        </w:r>
      </w:del>
      <w:ins w:id="2661" w:author="Kiro (editorial revision)" w:date="2026-08-14T00:00:00Z">
        <w:r>
          <w:rPr>
            <w:rFonts w:ascii="Times New Roman" w:hAnsi="Times New Roman"/>
          </w:rPr>
          <w:t xml:space="preserve">Portillo-Tarragona. 2020. </w:t>
        </w:r>
      </w:ins>
      <w:r>
        <w:rPr>
          <w:rFonts w:ascii="Times New Roman" w:hAnsi="Times New Roman"/>
        </w:rPr>
        <w:t xml:space="preserve">"Dynamic Capabilities and Environmental Accounting for the Circular Economy in </w:t>
      </w:r>
      <w:del w:id="2662" w:author="Kiro (editorial revision)" w:date="2026-08-14T00:00:00Z">
        <w:r>
          <w:rPr>
            <w:rFonts w:ascii="Times New Roman" w:hAnsi="Times New Roman"/>
          </w:rPr>
          <w:delText xml:space="preserve">businesses", </w:delText>
        </w:r>
      </w:del>
      <w:ins w:id="2663" w:author="Kiro (editorial revision)" w:date="2026-08-14T00:00:00Z">
        <w:r>
          <w:rPr>
            <w:rFonts w:ascii="Times New Roman" w:hAnsi="Times New Roman"/>
          </w:rPr>
          <w:t xml:space="preserve">Businesses." </w:t>
        </w:r>
      </w:ins>
      <w:r>
        <w:rPr>
          <w:rFonts w:ascii="Times New Roman" w:hAnsi="Times New Roman"/>
        </w:rPr>
        <w:t xml:space="preserve">Sustainability Accounting, Management and Policy </w:t>
      </w:r>
      <w:del w:id="2664" w:author="Kiro (editorial revision)" w:date="2026-08-14T00:00:00Z">
        <w:r>
          <w:rPr>
            <w:rFonts w:ascii="Times New Roman" w:hAnsi="Times New Roman"/>
          </w:rPr>
          <w:delText xml:space="preserve">Journal, Vol. 11, No. 7, pp. </w:delText>
        </w:r>
      </w:del>
      <w:ins w:id="2665" w:author="Kiro (editorial revision)" w:date="2026-08-14T00:00:00Z">
        <w:r>
          <w:rPr>
            <w:rFonts w:ascii="Times New Roman" w:hAnsi="Times New Roman"/>
          </w:rPr>
          <w:t xml:space="preserve">Journal 11 (7): </w:t>
        </w:r>
      </w:ins>
      <w:r>
        <w:rPr>
          <w:rFonts w:ascii="Times New Roman" w:hAnsi="Times New Roman"/>
        </w:rPr>
        <w:t xml:space="preserve">1129–1158.</w:t>
      </w:r>
    </w:p>
    <w:p>
      <w:pPr>
        <w:spacing w:after="120"/>
        <w:rPr>
          <w:ins w:id="2667" w:author="Kiro (editorial revision)" w:date="2026-08-14T00:00:00Z"/>
        </w:rPr>
      </w:pPr>
      <w:ins w:id="2666" w:author="Kiro (editorial revision)" w:date="2026-08-14T00:00:00Z">
        <w:r>
          <w:rPr>
            <w:rFonts w:ascii="Times New Roman" w:hAnsi="Times New Roman"/>
          </w:rPr>
          <w:t xml:space="preserve">Schaëfer, K., A.-K. Kähkönen, and D. Luzzini. 2025. "Traceability in Multi-Tier Supply Chains: Insights from Five Case Studies." Supply Chain Management: An International Journal 30 (7): 77–99.</w:t>
        </w:r>
      </w:ins>
    </w:p>
    <w:p>
      <w:pPr>
        <w:spacing w:after="120"/>
        <w:rPr>
          <w:ins w:id="2669" w:author="Kiro (editorial revision)" w:date="2026-08-14T00:00:00Z"/>
        </w:rPr>
      </w:pPr>
      <w:ins w:id="2668" w:author="Kiro (editorial revision)" w:date="2026-08-14T00:00:00Z">
        <w:r>
          <w:rPr>
            <w:rFonts w:ascii="Times New Roman" w:hAnsi="Times New Roman"/>
          </w:rPr>
          <w:t xml:space="preserve">Shahzad, F., Y. Ben Zaied, and Q. Zhang. 2026. "Integrating Industry 4.0 Technologies into Green Supply Chains: An Empirical Investigation of Pathways to Green Innovation and Circular Economy." International Journal of Production Economics 291: 109859.</w:t>
        </w:r>
      </w:ins>
    </w:p>
    <w:p>
      <w:pPr>
        <w:spacing w:after="120"/>
      </w:pPr>
      <w:r>
        <w:rPr>
          <w:rFonts w:ascii="Times New Roman" w:hAnsi="Times New Roman"/>
        </w:rPr>
        <w:t xml:space="preserve">Sodhi, </w:t>
      </w:r>
      <w:del w:id="2670" w:author="Kiro (editorial revision)" w:date="2026-08-14T00:00:00Z">
        <w:r>
          <w:rPr>
            <w:rFonts w:ascii="Times New Roman" w:hAnsi="Times New Roman"/>
          </w:rPr>
          <w:delText xml:space="preserve">M.S. </w:delText>
        </w:r>
      </w:del>
      <w:ins w:id="2671" w:author="Kiro (editorial revision)" w:date="2026-08-14T00:00:00Z">
        <w:r>
          <w:rPr>
            <w:rFonts w:ascii="Times New Roman" w:hAnsi="Times New Roman"/>
          </w:rPr>
          <w:t xml:space="preserve">M. S., </w:t>
        </w:r>
      </w:ins>
      <w:r>
        <w:rPr>
          <w:rFonts w:ascii="Times New Roman" w:hAnsi="Times New Roman"/>
        </w:rPr>
        <w:t xml:space="preserve">and </w:t>
      </w:r>
      <w:del w:id="2672" w:author="Kiro (editorial revision)" w:date="2026-08-14T00:00:00Z">
        <w:r>
          <w:rPr>
            <w:rFonts w:ascii="Times New Roman" w:hAnsi="Times New Roman"/>
          </w:rPr>
          <w:delText xml:space="preserve">Tang, C.S. (2019), </w:delText>
        </w:r>
      </w:del>
      <w:ins w:id="2673" w:author="Kiro (editorial revision)" w:date="2026-08-14T00:00:00Z">
        <w:r>
          <w:rPr>
            <w:rFonts w:ascii="Times New Roman" w:hAnsi="Times New Roman"/>
          </w:rPr>
          <w:t xml:space="preserve">C. S. Tang. 2019. </w:t>
        </w:r>
      </w:ins>
      <w:r>
        <w:rPr>
          <w:rFonts w:ascii="Times New Roman" w:hAnsi="Times New Roman"/>
        </w:rPr>
        <w:t xml:space="preserve">"Research Opportunities in Supply Chain </w:t>
      </w:r>
      <w:del w:id="2674" w:author="Kiro (editorial revision)" w:date="2026-08-14T00:00:00Z">
        <w:r>
          <w:rPr>
            <w:rFonts w:ascii="Times New Roman" w:hAnsi="Times New Roman"/>
          </w:rPr>
          <w:delText xml:space="preserve">Transparency", </w:delText>
        </w:r>
      </w:del>
      <w:ins w:id="2675" w:author="Kiro (editorial revision)" w:date="2026-08-14T00:00:00Z">
        <w:r>
          <w:rPr>
            <w:rFonts w:ascii="Times New Roman" w:hAnsi="Times New Roman"/>
          </w:rPr>
          <w:t xml:space="preserve">Transparency." </w:t>
        </w:r>
      </w:ins>
      <w:r>
        <w:rPr>
          <w:rFonts w:ascii="Times New Roman" w:hAnsi="Times New Roman"/>
        </w:rPr>
        <w:t xml:space="preserve">Production and Operations </w:t>
      </w:r>
      <w:del w:id="2676" w:author="Kiro (editorial revision)" w:date="2026-08-14T00:00:00Z">
        <w:r>
          <w:rPr>
            <w:rFonts w:ascii="Times New Roman" w:hAnsi="Times New Roman"/>
          </w:rPr>
          <w:delText xml:space="preserve">Management, Vol. 28, No. 12, pp. </w:delText>
        </w:r>
      </w:del>
      <w:ins w:id="2677" w:author="Kiro (editorial revision)" w:date="2026-08-14T00:00:00Z">
        <w:r>
          <w:rPr>
            <w:rFonts w:ascii="Times New Roman" w:hAnsi="Times New Roman"/>
          </w:rPr>
          <w:t xml:space="preserve">Management 28 (12): </w:t>
        </w:r>
      </w:ins>
      <w:r>
        <w:rPr>
          <w:rFonts w:ascii="Times New Roman" w:hAnsi="Times New Roman"/>
        </w:rPr>
        <w:t xml:space="preserve">2946–2959.</w:t>
      </w:r>
    </w:p>
    <w:p>
      <w:pPr>
        <w:spacing w:after="120"/>
        <w:rPr>
          <w:ins w:id="2679" w:author="Kiro (editorial revision)" w:date="2026-08-14T00:00:00Z"/>
        </w:rPr>
      </w:pPr>
      <w:ins w:id="2678" w:author="Kiro (editorial revision)" w:date="2026-08-14T00:00:00Z">
        <w:r>
          <w:rPr>
            <w:rFonts w:ascii="Times New Roman" w:hAnsi="Times New Roman"/>
          </w:rPr>
          <w:t xml:space="preserve">Stapelbroek, M., O. A. Kilic, Y. Yang, and D. P. Van Donk. 2022. "Eliminating Production Losses in Changeover Operations: A Case Study on a Major European Food Manufacturer." Production Planning &amp; Control 35 (8): 794–807.</w:t>
        </w:r>
      </w:ins>
    </w:p>
    <w:p>
      <w:pPr>
        <w:spacing w:after="120"/>
        <w:rPr>
          <w:ins w:id="2681" w:author="Kiro (editorial revision)" w:date="2026-08-14T00:00:00Z"/>
        </w:rPr>
      </w:pPr>
      <w:ins w:id="2680" w:author="Kiro (editorial revision)" w:date="2026-08-14T00:00:00Z">
        <w:r>
          <w:rPr>
            <w:rFonts w:ascii="Times New Roman" w:hAnsi="Times New Roman"/>
          </w:rPr>
          <w:t xml:space="preserve">Sun, L., C. Bai, and J. Sarkis. 2025. "How Do Circular Economy and Blockchain Technology Adoption Relate to Firm Financial Performance?" International Journal of Production Economics 285: 109655.</w:t>
        </w:r>
      </w:ins>
    </w:p>
    <w:p>
      <w:pPr>
        <w:spacing w:after="120"/>
      </w:pPr>
      <w:r>
        <w:rPr>
          <w:rFonts w:ascii="Times New Roman" w:hAnsi="Times New Roman"/>
        </w:rPr>
        <w:t xml:space="preserve">Teece, </w:t>
      </w:r>
      <w:del w:id="2682" w:author="Kiro (editorial revision)" w:date="2026-08-14T00:00:00Z">
        <w:r>
          <w:rPr>
            <w:rFonts w:ascii="Times New Roman" w:hAnsi="Times New Roman"/>
          </w:rPr>
          <w:delText xml:space="preserve">D.J. (2007), </w:delText>
        </w:r>
      </w:del>
      <w:ins w:id="2683" w:author="Kiro (editorial revision)" w:date="2026-08-14T00:00:00Z">
        <w:r>
          <w:rPr>
            <w:rFonts w:ascii="Times New Roman" w:hAnsi="Times New Roman"/>
          </w:rPr>
          <w:t xml:space="preserve">D. J. 2007. </w:t>
        </w:r>
      </w:ins>
      <w:r>
        <w:rPr>
          <w:rFonts w:ascii="Times New Roman" w:hAnsi="Times New Roman"/>
        </w:rPr>
        <w:t xml:space="preserve">"Explicating Dynamic Capabilities: The Nature and Microfoundations of (Sustainable) Enterprise </w:t>
      </w:r>
      <w:del w:id="2684" w:author="Kiro (editorial revision)" w:date="2026-08-14T00:00:00Z">
        <w:r>
          <w:rPr>
            <w:rFonts w:ascii="Times New Roman" w:hAnsi="Times New Roman"/>
          </w:rPr>
          <w:delText xml:space="preserve">performance", </w:delText>
        </w:r>
      </w:del>
      <w:ins w:id="2685" w:author="Kiro (editorial revision)" w:date="2026-08-14T00:00:00Z">
        <w:r>
          <w:rPr>
            <w:rFonts w:ascii="Times New Roman" w:hAnsi="Times New Roman"/>
          </w:rPr>
          <w:t xml:space="preserve">Performance." </w:t>
        </w:r>
      </w:ins>
      <w:r>
        <w:rPr>
          <w:rFonts w:ascii="Times New Roman" w:hAnsi="Times New Roman"/>
        </w:rPr>
        <w:t xml:space="preserve">Strategic Management </w:t>
      </w:r>
      <w:del w:id="2686" w:author="Kiro (editorial revision)" w:date="2026-08-14T00:00:00Z">
        <w:r>
          <w:rPr>
            <w:rFonts w:ascii="Times New Roman" w:hAnsi="Times New Roman"/>
          </w:rPr>
          <w:delText xml:space="preserve">Journal, Vol. 28, No. 13, pp. </w:delText>
        </w:r>
      </w:del>
      <w:ins w:id="2687" w:author="Kiro (editorial revision)" w:date="2026-08-14T00:00:00Z">
        <w:r>
          <w:rPr>
            <w:rFonts w:ascii="Times New Roman" w:hAnsi="Times New Roman"/>
          </w:rPr>
          <w:t xml:space="preserve">Journal 28 (13): </w:t>
        </w:r>
      </w:ins>
      <w:r>
        <w:rPr>
          <w:rFonts w:ascii="Times New Roman" w:hAnsi="Times New Roman"/>
        </w:rPr>
        <w:t xml:space="preserve">1319–1350.</w:t>
      </w:r>
    </w:p>
    <w:p>
      <w:pPr>
        <w:spacing w:after="120"/>
      </w:pPr>
      <w:r>
        <w:rPr>
          <w:rFonts w:ascii="Times New Roman" w:hAnsi="Times New Roman"/>
        </w:rPr>
        <w:t xml:space="preserve">Tong, X., </w:t>
      </w:r>
      <w:ins w:id="2688" w:author="Kiro (editorial revision)" w:date="2026-08-14T00:00:00Z">
        <w:r>
          <w:rPr>
            <w:rFonts w:ascii="Times New Roman" w:hAnsi="Times New Roman"/>
          </w:rPr>
          <w:t xml:space="preserve">T. </w:t>
        </w:r>
      </w:ins>
      <w:r>
        <w:rPr>
          <w:rFonts w:ascii="Times New Roman" w:hAnsi="Times New Roman"/>
        </w:rPr>
        <w:t xml:space="preserve">Wang, </w:t>
      </w:r>
      <w:del w:id="2689" w:author="Kiro (editorial revision)" w:date="2026-08-14T00:00:00Z">
        <w:r>
          <w:rPr>
            <w:rFonts w:ascii="Times New Roman" w:hAnsi="Times New Roman"/>
          </w:rPr>
          <w:delText xml:space="preserve">T., </w:delText>
        </w:r>
      </w:del>
      <w:ins w:id="2690" w:author="Kiro (editorial revision)" w:date="2026-08-14T00:00:00Z">
        <w:r>
          <w:rPr>
            <w:rFonts w:ascii="Times New Roman" w:hAnsi="Times New Roman"/>
          </w:rPr>
          <w:t xml:space="preserve">J. </w:t>
        </w:r>
      </w:ins>
      <w:r>
        <w:rPr>
          <w:rFonts w:ascii="Times New Roman" w:hAnsi="Times New Roman"/>
        </w:rPr>
        <w:t xml:space="preserve">Li, </w:t>
      </w:r>
      <w:del w:id="2691" w:author="Kiro (editorial revision)" w:date="2026-08-14T00:00:00Z">
        <w:r>
          <w:rPr>
            <w:rFonts w:ascii="Times New Roman" w:hAnsi="Times New Roman"/>
          </w:rPr>
          <w:delText xml:space="preserve">J. </w:delText>
        </w:r>
      </w:del>
      <w:r>
        <w:rPr>
          <w:rFonts w:ascii="Times New Roman" w:hAnsi="Times New Roman"/>
        </w:rPr>
        <w:t xml:space="preserve">and </w:t>
      </w:r>
      <w:del w:id="2692" w:author="Kiro (editorial revision)" w:date="2026-08-14T00:00:00Z">
        <w:r>
          <w:rPr>
            <w:rFonts w:ascii="Times New Roman" w:hAnsi="Times New Roman"/>
          </w:rPr>
          <w:delText xml:space="preserve">Wang, </w:delText>
        </w:r>
      </w:del>
      <w:r>
        <w:rPr>
          <w:rFonts w:ascii="Times New Roman" w:hAnsi="Times New Roman"/>
        </w:rPr>
        <w:t xml:space="preserve">X. </w:t>
      </w:r>
      <w:del w:id="2693" w:author="Kiro (editorial revision)" w:date="2026-08-14T00:00:00Z">
        <w:r>
          <w:rPr>
            <w:rFonts w:ascii="Times New Roman" w:hAnsi="Times New Roman"/>
          </w:rPr>
          <w:delText xml:space="preserve">(2024), </w:delText>
        </w:r>
      </w:del>
      <w:ins w:id="2694" w:author="Kiro (editorial revision)" w:date="2026-08-14T00:00:00Z">
        <w:r>
          <w:rPr>
            <w:rFonts w:ascii="Times New Roman" w:hAnsi="Times New Roman"/>
          </w:rPr>
          <w:t xml:space="preserve">Wang. 2024. </w:t>
        </w:r>
      </w:ins>
      <w:r>
        <w:rPr>
          <w:rFonts w:ascii="Times New Roman" w:hAnsi="Times New Roman"/>
        </w:rPr>
        <w:t xml:space="preserve">"Extended Producer Responsibility to Reconstruct the Circular Value </w:t>
      </w:r>
      <w:del w:id="2695" w:author="Kiro (editorial revision)" w:date="2026-08-14T00:00:00Z">
        <w:r>
          <w:rPr>
            <w:rFonts w:ascii="Times New Roman" w:hAnsi="Times New Roman"/>
          </w:rPr>
          <w:delText xml:space="preserve">chain", </w:delText>
        </w:r>
      </w:del>
      <w:ins w:id="2696" w:author="Kiro (editorial revision)" w:date="2026-08-14T00:00:00Z">
        <w:r>
          <w:rPr>
            <w:rFonts w:ascii="Times New Roman" w:hAnsi="Times New Roman"/>
          </w:rPr>
          <w:t xml:space="preserve">Chain." </w:t>
        </w:r>
      </w:ins>
      <w:r>
        <w:rPr>
          <w:rFonts w:ascii="Times New Roman" w:hAnsi="Times New Roman"/>
        </w:rPr>
        <w:t xml:space="preserve">Circular </w:t>
      </w:r>
      <w:del w:id="2697" w:author="Kiro (editorial revision)" w:date="2026-08-14T00:00:00Z">
        <w:r>
          <w:rPr>
            <w:rFonts w:ascii="Times New Roman" w:hAnsi="Times New Roman"/>
          </w:rPr>
          <w:delText xml:space="preserve">Economy, Vol. 3, No. 1, pp. </w:delText>
        </w:r>
      </w:del>
      <w:ins w:id="2698" w:author="Kiro (editorial revision)" w:date="2026-08-14T00:00:00Z">
        <w:r>
          <w:rPr>
            <w:rFonts w:ascii="Times New Roman" w:hAnsi="Times New Roman"/>
          </w:rPr>
          <w:t xml:space="preserve">Economy 3 (1): </w:t>
        </w:r>
      </w:ins>
      <w:r>
        <w:rPr>
          <w:rFonts w:ascii="Times New Roman" w:hAnsi="Times New Roman"/>
        </w:rPr>
        <w:t xml:space="preserve">100076.</w:t>
      </w:r>
    </w:p>
    <w:p>
      <w:pPr>
        <w:spacing w:after="120"/>
      </w:pPr>
      <w:r>
        <w:rPr>
          <w:rFonts w:ascii="Times New Roman" w:hAnsi="Times New Roman"/>
        </w:rPr>
        <w:t xml:space="preserve">Tran, </w:t>
      </w:r>
      <w:del w:id="2699" w:author="Kiro (editorial revision)" w:date="2026-08-14T00:00:00Z">
        <w:r>
          <w:rPr>
            <w:rFonts w:ascii="Times New Roman" w:hAnsi="Times New Roman"/>
          </w:rPr>
          <w:delText xml:space="preserve">T.T., </w:delText>
        </w:r>
      </w:del>
      <w:ins w:id="2700" w:author="Kiro (editorial revision)" w:date="2026-08-14T00:00:00Z">
        <w:r>
          <w:rPr>
            <w:rFonts w:ascii="Times New Roman" w:hAnsi="Times New Roman"/>
          </w:rPr>
          <w:t xml:space="preserve">T. T., R. L. </w:t>
        </w:r>
      </w:ins>
      <w:r>
        <w:rPr>
          <w:rFonts w:ascii="Times New Roman" w:hAnsi="Times New Roman"/>
        </w:rPr>
        <w:t xml:space="preserve">Burritt, </w:t>
      </w:r>
      <w:del w:id="2701" w:author="Kiro (editorial revision)" w:date="2026-08-14T00:00:00Z">
        <w:r>
          <w:rPr>
            <w:rFonts w:ascii="Times New Roman" w:hAnsi="Times New Roman"/>
          </w:rPr>
          <w:delText xml:space="preserve">R.L., </w:delText>
        </w:r>
      </w:del>
      <w:ins w:id="2702" w:author="Kiro (editorial revision)" w:date="2026-08-14T00:00:00Z">
        <w:r>
          <w:rPr>
            <w:rFonts w:ascii="Times New Roman" w:hAnsi="Times New Roman"/>
          </w:rPr>
          <w:t xml:space="preserve">C. </w:t>
        </w:r>
      </w:ins>
      <w:r>
        <w:rPr>
          <w:rFonts w:ascii="Times New Roman" w:hAnsi="Times New Roman"/>
        </w:rPr>
        <w:t xml:space="preserve">Herzig, </w:t>
      </w:r>
      <w:del w:id="2703" w:author="Kiro (editorial revision)" w:date="2026-08-14T00:00:00Z">
        <w:r>
          <w:rPr>
            <w:rFonts w:ascii="Times New Roman" w:hAnsi="Times New Roman"/>
          </w:rPr>
          <w:delText xml:space="preserve">C. </w:delText>
        </w:r>
      </w:del>
      <w:r>
        <w:rPr>
          <w:rFonts w:ascii="Times New Roman" w:hAnsi="Times New Roman"/>
        </w:rPr>
        <w:t xml:space="preserve">and </w:t>
      </w:r>
      <w:del w:id="2704" w:author="Kiro (editorial revision)" w:date="2026-08-14T00:00:00Z">
        <w:r>
          <w:rPr>
            <w:rFonts w:ascii="Times New Roman" w:hAnsi="Times New Roman"/>
          </w:rPr>
          <w:delText xml:space="preserve">Christ, K.L. (2025), </w:delText>
        </w:r>
      </w:del>
      <w:ins w:id="2705" w:author="Kiro (editorial revision)" w:date="2026-08-14T00:00:00Z">
        <w:r>
          <w:rPr>
            <w:rFonts w:ascii="Times New Roman" w:hAnsi="Times New Roman"/>
          </w:rPr>
          <w:t xml:space="preserve">K. L. Christ. 2025. </w:t>
        </w:r>
      </w:ins>
      <w:r>
        <w:rPr>
          <w:rFonts w:ascii="Times New Roman" w:hAnsi="Times New Roman"/>
        </w:rPr>
        <w:t xml:space="preserve">"Material Flow Cost Accounting in Vietnam: A Multi-Level </w:t>
      </w:r>
      <w:del w:id="2706" w:author="Kiro (editorial revision)" w:date="2026-08-14T00:00:00Z">
        <w:r>
          <w:rPr>
            <w:rFonts w:ascii="Times New Roman" w:hAnsi="Times New Roman"/>
          </w:rPr>
          <w:delText xml:space="preserve">exploration", </w:delText>
        </w:r>
      </w:del>
      <w:ins w:id="2707" w:author="Kiro (editorial revision)" w:date="2026-08-14T00:00:00Z">
        <w:r>
          <w:rPr>
            <w:rFonts w:ascii="Times New Roman" w:hAnsi="Times New Roman"/>
          </w:rPr>
          <w:t xml:space="preserve">Exploration." </w:t>
        </w:r>
      </w:ins>
      <w:r>
        <w:rPr>
          <w:rFonts w:ascii="Times New Roman" w:hAnsi="Times New Roman"/>
        </w:rPr>
        <w:t xml:space="preserve">Accounting, Auditing &amp; Accountability </w:t>
      </w:r>
      <w:del w:id="2708" w:author="Kiro (editorial revision)" w:date="2026-08-14T00:00:00Z">
        <w:r>
          <w:rPr>
            <w:rFonts w:ascii="Times New Roman" w:hAnsi="Times New Roman"/>
          </w:rPr>
          <w:delText xml:space="preserve">Journal, Vol. 38, No. 1, pp. </w:delText>
        </w:r>
      </w:del>
      <w:ins w:id="2709" w:author="Kiro (editorial revision)" w:date="2026-08-14T00:00:00Z">
        <w:r>
          <w:rPr>
            <w:rFonts w:ascii="Times New Roman" w:hAnsi="Times New Roman"/>
          </w:rPr>
          <w:t xml:space="preserve">Journal 38 (1): </w:t>
        </w:r>
      </w:ins>
      <w:r>
        <w:rPr>
          <w:rFonts w:ascii="Times New Roman" w:hAnsi="Times New Roman"/>
        </w:rPr>
        <w:t xml:space="preserve">286–320.</w:t>
      </w:r>
    </w:p>
    <w:p>
      <w:pPr>
        <w:spacing w:after="120"/>
        <w:rPr>
          <w:ins w:id="2711" w:author="Kiro (editorial revision)" w:date="2026-08-14T00:00:00Z"/>
        </w:rPr>
      </w:pPr>
      <w:ins w:id="2710" w:author="Kiro (editorial revision)" w:date="2026-08-14T00:00:00Z">
        <w:r>
          <w:rPr>
            <w:rFonts w:ascii="Times New Roman" w:hAnsi="Times New Roman"/>
          </w:rPr>
          <w:t xml:space="preserve">Triguero, A., and D. Córcoles. 2025. "Leveraging Eco-Innovation and Market Knowledge for a Circular Economy Transition: Insights from Spanish Manufacturing Firms." Technological Forecasting and Social Change 216: 124152.</w:t>
        </w:r>
      </w:ins>
    </w:p>
    <w:p>
      <w:pPr>
        <w:spacing w:after="120"/>
        <w:rPr>
          <w:ins w:id="2713" w:author="Kiro (editorial revision)" w:date="2026-08-14T00:00:00Z"/>
        </w:rPr>
      </w:pPr>
      <w:ins w:id="2712" w:author="Kiro (editorial revision)" w:date="2026-08-14T00:00:00Z">
        <w:r>
          <w:rPr>
            <w:rFonts w:ascii="Times New Roman" w:hAnsi="Times New Roman"/>
          </w:rPr>
          <w:t xml:space="preserve">Truant, E., D. Giordino, E. Borlatto, and M. Bhatia. 2024. "Drivers and Barriers of Smart Technologies for Circular Economy: Leveraging Smart Circular Economy Implementation to Nurture Companies' Performance." Technological Forecasting and Social Change 198: 122954.</w:t>
        </w:r>
      </w:ins>
    </w:p>
    <w:p>
      <w:pPr>
        <w:spacing w:after="120"/>
      </w:pPr>
      <w:r>
        <w:rPr>
          <w:rFonts w:ascii="Times New Roman" w:hAnsi="Times New Roman"/>
        </w:rPr>
        <w:t xml:space="preserve">Ubakivi-Hadachi, </w:t>
      </w:r>
      <w:del w:id="2714" w:author="Kiro (editorial revision)" w:date="2026-08-14T00:00:00Z">
        <w:r>
          <w:rPr>
            <w:rFonts w:ascii="Times New Roman" w:hAnsi="Times New Roman"/>
          </w:rPr>
          <w:delText xml:space="preserve">P. </w:delText>
        </w:r>
      </w:del>
      <w:ins w:id="2715" w:author="Kiro (editorial revision)" w:date="2026-08-14T00:00:00Z">
        <w:r>
          <w:rPr>
            <w:rFonts w:ascii="Times New Roman" w:hAnsi="Times New Roman"/>
          </w:rPr>
          <w:t xml:space="preserve">P., </w:t>
        </w:r>
      </w:ins>
      <w:r>
        <w:rPr>
          <w:rFonts w:ascii="Times New Roman" w:hAnsi="Times New Roman"/>
        </w:rPr>
        <w:t xml:space="preserve">and </w:t>
      </w:r>
      <w:del w:id="2716" w:author="Kiro (editorial revision)" w:date="2026-08-14T00:00:00Z">
        <w:r>
          <w:rPr>
            <w:rFonts w:ascii="Times New Roman" w:hAnsi="Times New Roman"/>
          </w:rPr>
          <w:delText xml:space="preserve">Kall, </w:delText>
        </w:r>
      </w:del>
      <w:r>
        <w:rPr>
          <w:rFonts w:ascii="Times New Roman" w:hAnsi="Times New Roman"/>
        </w:rPr>
        <w:t xml:space="preserve">K. </w:t>
      </w:r>
      <w:del w:id="2717" w:author="Kiro (editorial revision)" w:date="2026-08-14T00:00:00Z">
        <w:r>
          <w:rPr>
            <w:rFonts w:ascii="Times New Roman" w:hAnsi="Times New Roman"/>
          </w:rPr>
          <w:delText xml:space="preserve">(2026), </w:delText>
        </w:r>
      </w:del>
      <w:ins w:id="2718" w:author="Kiro (editorial revision)" w:date="2026-08-14T00:00:00Z">
        <w:r>
          <w:rPr>
            <w:rFonts w:ascii="Times New Roman" w:hAnsi="Times New Roman"/>
          </w:rPr>
          <w:t xml:space="preserve">Kall. 2026. </w:t>
        </w:r>
      </w:ins>
      <w:r>
        <w:rPr>
          <w:rFonts w:ascii="Times New Roman" w:hAnsi="Times New Roman"/>
        </w:rPr>
        <w:t xml:space="preserve">"Fragmented Circularity: Power Asymmetries and Stakeholder Perspectives in the European Plastics Value </w:t>
      </w:r>
      <w:del w:id="2719" w:author="Kiro (editorial revision)" w:date="2026-08-14T00:00:00Z">
        <w:r>
          <w:rPr>
            <w:rFonts w:ascii="Times New Roman" w:hAnsi="Times New Roman"/>
          </w:rPr>
          <w:delText xml:space="preserve">Chain", </w:delText>
        </w:r>
      </w:del>
      <w:ins w:id="2720" w:author="Kiro (editorial revision)" w:date="2026-08-14T00:00:00Z">
        <w:r>
          <w:rPr>
            <w:rFonts w:ascii="Times New Roman" w:hAnsi="Times New Roman"/>
          </w:rPr>
          <w:t xml:space="preserve">Chain." </w:t>
        </w:r>
      </w:ins>
      <w:r>
        <w:rPr>
          <w:rFonts w:ascii="Times New Roman" w:hAnsi="Times New Roman"/>
        </w:rPr>
        <w:t xml:space="preserve">Journal of Circular </w:t>
      </w:r>
      <w:del w:id="2721" w:author="Kiro (editorial revision)" w:date="2026-08-14T00:00:00Z">
        <w:r>
          <w:rPr>
            <w:rFonts w:ascii="Times New Roman" w:hAnsi="Times New Roman"/>
          </w:rPr>
          <w:delText xml:space="preserve">Economy, Vol. 4, No. 1, available online.</w:delText>
        </w:r>
      </w:del>
      <w:ins w:id="2722" w:author="Kiro (editorial revision)" w:date="2026-08-14T00:00:00Z">
        <w:r>
          <w:rPr>
            <w:rFonts w:ascii="Times New Roman" w:hAnsi="Times New Roman"/>
          </w:rPr>
          <w:t xml:space="preserve">Economy 4 (1), in press.</w:t>
        </w:r>
      </w:ins>
    </w:p>
    <w:p>
      <w:pPr>
        <w:spacing w:after="120"/>
        <w:rPr>
          <w:ins w:id="2724" w:author="Kiro (editorial revision)" w:date="2026-08-14T00:00:00Z"/>
        </w:rPr>
      </w:pPr>
      <w:ins w:id="2723" w:author="Kiro (editorial revision)" w:date="2026-08-14T00:00:00Z">
        <w:r>
          <w:rPr>
            <w:rFonts w:ascii="Times New Roman" w:hAnsi="Times New Roman"/>
          </w:rPr>
          <w:t xml:space="preserve">Uddin, S., M. S. Ahmed, and K. Shahadat. 2023. "Supply Chain Accountability, COVID-19, and Violations of Workers' Rights in the Global Clothing Supply Chain." Supply Chain Management: An International Journal 28 (5): 859–873.</w:t>
        </w:r>
      </w:ins>
    </w:p>
    <w:p>
      <w:pPr>
        <w:spacing w:after="120"/>
        <w:rPr>
          <w:ins w:id="2726" w:author="Kiro (editorial revision)" w:date="2026-08-14T00:00:00Z"/>
        </w:rPr>
      </w:pPr>
      <w:ins w:id="2725" w:author="Kiro (editorial revision)" w:date="2026-08-14T00:00:00Z">
        <w:r>
          <w:rPr>
            <w:rFonts w:ascii="Times New Roman" w:hAnsi="Times New Roman"/>
          </w:rPr>
          <w:t xml:space="preserve">Urueña, A., A. Neri, E. Cagno, and E. Susur. 2026. "Digital-Enabled Dynamic Capabilities for Circular Economy: The Role of Firm Size." Journal of Cleaner Production 561: 148441.</w:t>
        </w:r>
      </w:ins>
    </w:p>
    <w:p>
      <w:pPr>
        <w:spacing w:after="120"/>
      </w:pPr>
      <w:r>
        <w:rPr>
          <w:rFonts w:ascii="Times New Roman" w:hAnsi="Times New Roman"/>
        </w:rPr>
        <w:t xml:space="preserve">Velenturf, </w:t>
      </w:r>
      <w:del w:id="2727" w:author="Kiro (editorial revision)" w:date="2026-08-14T00:00:00Z">
        <w:r>
          <w:rPr>
            <w:rFonts w:ascii="Times New Roman" w:hAnsi="Times New Roman"/>
          </w:rPr>
          <w:delText xml:space="preserve">A.P.M. </w:delText>
        </w:r>
      </w:del>
      <w:ins w:id="2728" w:author="Kiro (editorial revision)" w:date="2026-08-14T00:00:00Z">
        <w:r>
          <w:rPr>
            <w:rFonts w:ascii="Times New Roman" w:hAnsi="Times New Roman"/>
          </w:rPr>
          <w:t xml:space="preserve">A. P. M., </w:t>
        </w:r>
      </w:ins>
      <w:r>
        <w:rPr>
          <w:rFonts w:ascii="Times New Roman" w:hAnsi="Times New Roman"/>
        </w:rPr>
        <w:t xml:space="preserve">and </w:t>
      </w:r>
      <w:del w:id="2729" w:author="Kiro (editorial revision)" w:date="2026-08-14T00:00:00Z">
        <w:r>
          <w:rPr>
            <w:rFonts w:ascii="Times New Roman" w:hAnsi="Times New Roman"/>
          </w:rPr>
          <w:delText xml:space="preserve">Purnell, </w:delText>
        </w:r>
      </w:del>
      <w:r>
        <w:rPr>
          <w:rFonts w:ascii="Times New Roman" w:hAnsi="Times New Roman"/>
        </w:rPr>
        <w:t xml:space="preserve">P. </w:t>
      </w:r>
      <w:del w:id="2730" w:author="Kiro (editorial revision)" w:date="2026-08-14T00:00:00Z">
        <w:r>
          <w:rPr>
            <w:rFonts w:ascii="Times New Roman" w:hAnsi="Times New Roman"/>
          </w:rPr>
          <w:delText xml:space="preserve">(2021), </w:delText>
        </w:r>
      </w:del>
      <w:ins w:id="2731" w:author="Kiro (editorial revision)" w:date="2026-08-14T00:00:00Z">
        <w:r>
          <w:rPr>
            <w:rFonts w:ascii="Times New Roman" w:hAnsi="Times New Roman"/>
          </w:rPr>
          <w:t xml:space="preserve">Purnell. 2021. </w:t>
        </w:r>
      </w:ins>
      <w:r>
        <w:rPr>
          <w:rFonts w:ascii="Times New Roman" w:hAnsi="Times New Roman"/>
        </w:rPr>
        <w:t xml:space="preserve">"Principles for a Sustainable Circular </w:t>
      </w:r>
      <w:del w:id="2732" w:author="Kiro (editorial revision)" w:date="2026-08-14T00:00:00Z">
        <w:r>
          <w:rPr>
            <w:rFonts w:ascii="Times New Roman" w:hAnsi="Times New Roman"/>
          </w:rPr>
          <w:delText xml:space="preserve">economy", </w:delText>
        </w:r>
      </w:del>
      <w:ins w:id="2733" w:author="Kiro (editorial revision)" w:date="2026-08-14T00:00:00Z">
        <w:r>
          <w:rPr>
            <w:rFonts w:ascii="Times New Roman" w:hAnsi="Times New Roman"/>
          </w:rPr>
          <w:t xml:space="preserve">Economy." </w:t>
        </w:r>
      </w:ins>
      <w:r>
        <w:rPr>
          <w:rFonts w:ascii="Times New Roman" w:hAnsi="Times New Roman"/>
        </w:rPr>
        <w:t xml:space="preserve">Sustainable Production and </w:t>
      </w:r>
      <w:del w:id="2734" w:author="Kiro (editorial revision)" w:date="2026-08-14T00:00:00Z">
        <w:r>
          <w:rPr>
            <w:rFonts w:ascii="Times New Roman" w:hAnsi="Times New Roman"/>
          </w:rPr>
          <w:delText xml:space="preserve">Consumption, Vol. 27, pp. </w:delText>
        </w:r>
      </w:del>
      <w:ins w:id="2735" w:author="Kiro (editorial revision)" w:date="2026-08-14T00:00:00Z">
        <w:r>
          <w:rPr>
            <w:rFonts w:ascii="Times New Roman" w:hAnsi="Times New Roman"/>
          </w:rPr>
          <w:t xml:space="preserve">Consumption 27: </w:t>
        </w:r>
      </w:ins>
      <w:r>
        <w:rPr>
          <w:rFonts w:ascii="Times New Roman" w:hAnsi="Times New Roman"/>
        </w:rPr>
        <w:t xml:space="preserve">1437–1457.</w:t>
      </w:r>
    </w:p>
    <w:p>
      <w:pPr>
        <w:spacing w:after="120"/>
      </w:pPr>
      <w:r>
        <w:rPr>
          <w:rFonts w:ascii="Times New Roman" w:hAnsi="Times New Roman"/>
        </w:rPr>
        <w:t xml:space="preserve">Vermunt, </w:t>
      </w:r>
      <w:del w:id="2736" w:author="Kiro (editorial revision)" w:date="2026-08-14T00:00:00Z">
        <w:r>
          <w:rPr>
            <w:rFonts w:ascii="Times New Roman" w:hAnsi="Times New Roman"/>
          </w:rPr>
          <w:delText xml:space="preserve">D.A., </w:delText>
        </w:r>
      </w:del>
      <w:ins w:id="2737" w:author="Kiro (editorial revision)" w:date="2026-08-14T00:00:00Z">
        <w:r>
          <w:rPr>
            <w:rFonts w:ascii="Times New Roman" w:hAnsi="Times New Roman"/>
          </w:rPr>
          <w:t xml:space="preserve">D. A., S. O. </w:t>
        </w:r>
      </w:ins>
      <w:r>
        <w:rPr>
          <w:rFonts w:ascii="Times New Roman" w:hAnsi="Times New Roman"/>
        </w:rPr>
        <w:t xml:space="preserve">Negro, </w:t>
      </w:r>
      <w:del w:id="2738" w:author="Kiro (editorial revision)" w:date="2026-08-14T00:00:00Z">
        <w:r>
          <w:rPr>
            <w:rFonts w:ascii="Times New Roman" w:hAnsi="Times New Roman"/>
          </w:rPr>
          <w:delText xml:space="preserve">S.O., </w:delText>
        </w:r>
      </w:del>
      <w:ins w:id="2739" w:author="Kiro (editorial revision)" w:date="2026-08-14T00:00:00Z">
        <w:r>
          <w:rPr>
            <w:rFonts w:ascii="Times New Roman" w:hAnsi="Times New Roman"/>
          </w:rPr>
          <w:t xml:space="preserve">P. A. </w:t>
        </w:r>
      </w:ins>
      <w:r>
        <w:rPr>
          <w:rFonts w:ascii="Times New Roman" w:hAnsi="Times New Roman"/>
        </w:rPr>
        <w:t xml:space="preserve">Verweij, </w:t>
      </w:r>
      <w:del w:id="2740" w:author="Kiro (editorial revision)" w:date="2026-08-14T00:00:00Z">
        <w:r>
          <w:rPr>
            <w:rFonts w:ascii="Times New Roman" w:hAnsi="Times New Roman"/>
          </w:rPr>
          <w:delText xml:space="preserve">P.A., </w:delText>
        </w:r>
      </w:del>
      <w:ins w:id="2741" w:author="Kiro (editorial revision)" w:date="2026-08-14T00:00:00Z">
        <w:r>
          <w:rPr>
            <w:rFonts w:ascii="Times New Roman" w:hAnsi="Times New Roman"/>
          </w:rPr>
          <w:t xml:space="preserve">D. V. </w:t>
        </w:r>
      </w:ins>
      <w:r>
        <w:rPr>
          <w:rFonts w:ascii="Times New Roman" w:hAnsi="Times New Roman"/>
        </w:rPr>
        <w:t xml:space="preserve">Kuppens, </w:t>
      </w:r>
      <w:del w:id="2742" w:author="Kiro (editorial revision)" w:date="2026-08-14T00:00:00Z">
        <w:r>
          <w:rPr>
            <w:rFonts w:ascii="Times New Roman" w:hAnsi="Times New Roman"/>
          </w:rPr>
          <w:delText xml:space="preserve">D.V. </w:delText>
        </w:r>
      </w:del>
      <w:r>
        <w:rPr>
          <w:rFonts w:ascii="Times New Roman" w:hAnsi="Times New Roman"/>
        </w:rPr>
        <w:t xml:space="preserve">and </w:t>
      </w:r>
      <w:del w:id="2743" w:author="Kiro (editorial revision)" w:date="2026-08-14T00:00:00Z">
        <w:r>
          <w:rPr>
            <w:rFonts w:ascii="Times New Roman" w:hAnsi="Times New Roman"/>
          </w:rPr>
          <w:delText xml:space="preserve">Hekkert, M.P. (2019), </w:delText>
        </w:r>
      </w:del>
      <w:ins w:id="2744" w:author="Kiro (editorial revision)" w:date="2026-08-14T00:00:00Z">
        <w:r>
          <w:rPr>
            <w:rFonts w:ascii="Times New Roman" w:hAnsi="Times New Roman"/>
          </w:rPr>
          <w:t xml:space="preserve">M. P. Hekkert. 2019. </w:t>
        </w:r>
      </w:ins>
      <w:r>
        <w:rPr>
          <w:rFonts w:ascii="Times New Roman" w:hAnsi="Times New Roman"/>
        </w:rPr>
        <w:t xml:space="preserve">"Exploring Barriers to Implementing Different Circular Business </w:t>
      </w:r>
      <w:del w:id="2745" w:author="Kiro (editorial revision)" w:date="2026-08-14T00:00:00Z">
        <w:r>
          <w:rPr>
            <w:rFonts w:ascii="Times New Roman" w:hAnsi="Times New Roman"/>
          </w:rPr>
          <w:delText xml:space="preserve">models", </w:delText>
        </w:r>
      </w:del>
      <w:ins w:id="2746" w:author="Kiro (editorial revision)" w:date="2026-08-14T00:00:00Z">
        <w:r>
          <w:rPr>
            <w:rFonts w:ascii="Times New Roman" w:hAnsi="Times New Roman"/>
          </w:rPr>
          <w:t xml:space="preserve">Models." </w:t>
        </w:r>
      </w:ins>
      <w:r>
        <w:rPr>
          <w:rFonts w:ascii="Times New Roman" w:hAnsi="Times New Roman"/>
        </w:rPr>
        <w:t xml:space="preserve">Journal of Cleaner </w:t>
      </w:r>
      <w:del w:id="2747" w:author="Kiro (editorial revision)" w:date="2026-08-14T00:00:00Z">
        <w:r>
          <w:rPr>
            <w:rFonts w:ascii="Times New Roman" w:hAnsi="Times New Roman"/>
          </w:rPr>
          <w:delText xml:space="preserve">Production, Vol. 222, pp. </w:delText>
        </w:r>
      </w:del>
      <w:ins w:id="2748" w:author="Kiro (editorial revision)" w:date="2026-08-14T00:00:00Z">
        <w:r>
          <w:rPr>
            <w:rFonts w:ascii="Times New Roman" w:hAnsi="Times New Roman"/>
          </w:rPr>
          <w:t xml:space="preserve">Production 222: </w:t>
        </w:r>
      </w:ins>
      <w:r>
        <w:rPr>
          <w:rFonts w:ascii="Times New Roman" w:hAnsi="Times New Roman"/>
        </w:rPr>
        <w:t xml:space="preserve">891–902.</w:t>
      </w:r>
    </w:p>
    <w:p>
      <w:pPr>
        <w:spacing w:after="120"/>
        <w:rPr>
          <w:ins w:id="2750" w:author="Kiro (editorial revision)" w:date="2026-08-14T00:00:00Z"/>
        </w:rPr>
      </w:pPr>
      <w:ins w:id="2749" w:author="Kiro (editorial revision)" w:date="2026-08-14T00:00:00Z">
        <w:r>
          <w:rPr>
            <w:rFonts w:ascii="Times New Roman" w:hAnsi="Times New Roman"/>
          </w:rPr>
          <w:t xml:space="preserve">Vimal, K. E. K., K. Sivakumar, J. Kandasamy, U. Kumar, and A. Kumar. 2026. "Achieving Carbon Neutrality: Strategic Pathways to Sustainability and Net Zero in Manufacturing Supply Chains." Business Strategy and the Environment, in press.</w:t>
        </w:r>
      </w:ins>
    </w:p>
    <w:p>
      <w:pPr>
        <w:spacing w:after="120"/>
        <w:rPr>
          <w:ins w:id="2752" w:author="Kiro (editorial revision)" w:date="2026-08-14T00:00:00Z"/>
        </w:rPr>
      </w:pPr>
      <w:ins w:id="2751" w:author="Kiro (editorial revision)" w:date="2026-08-14T00:00:00Z">
        <w:r>
          <w:rPr>
            <w:rFonts w:ascii="Times New Roman" w:hAnsi="Times New Roman"/>
          </w:rPr>
          <w:t xml:space="preserve">Wang, J.-Z., Y.-C. Tang, and Y.-H. Shen. 2023. "Prioritizing the Acid Leaching System of Spent SmCo Magnets through Material Flow Cost Accounting and Carbon Emission Analysis." Journal of Cleaner Production 417: 138064.</w:t>
        </w:r>
      </w:ins>
    </w:p>
    <w:p>
      <w:pPr>
        <w:spacing w:after="120"/>
        <w:rPr>
          <w:ins w:id="2754" w:author="Kiro (editorial revision)" w:date="2026-08-14T00:00:00Z"/>
        </w:rPr>
      </w:pPr>
      <w:ins w:id="2753" w:author="Kiro (editorial revision)" w:date="2026-08-14T00:00:00Z">
        <w:r>
          <w:rPr>
            <w:rFonts w:ascii="Times New Roman" w:hAnsi="Times New Roman"/>
          </w:rPr>
          <w:t xml:space="preserve">Wang, L., Y. Meng, W. Xiao, and J. X. Wang. 2026c. "Navigating the Supply Chain Environmental Sustainability: The Moderating Role of Digitalisation in Driving Supply Chain Efficiency on Circular Economy Performance." Production Planning &amp; Control, in press.</w:t>
        </w:r>
      </w:ins>
    </w:p>
    <w:p>
      <w:pPr>
        <w:spacing w:after="120"/>
        <w:rPr>
          <w:ins w:id="2756" w:author="Kiro (editorial revision)" w:date="2026-08-14T00:00:00Z"/>
        </w:rPr>
      </w:pPr>
      <w:ins w:id="2755" w:author="Kiro (editorial revision)" w:date="2026-08-14T00:00:00Z">
        <w:r>
          <w:rPr>
            <w:rFonts w:ascii="Times New Roman" w:hAnsi="Times New Roman"/>
          </w:rPr>
          <w:t xml:space="preserve">Wang, M., Y. Liu, D. Geng, M. Dora, and A. Hill. 2026a. "Decarbonisation and Firm Financial Performance: The Roles of Supply Chain Transparency and Resilience." International Journal of Production Economics 296: 109988.</w:t>
        </w:r>
      </w:ins>
    </w:p>
    <w:p>
      <w:pPr>
        <w:spacing w:after="120"/>
      </w:pPr>
      <w:del w:id="2757" w:author="Kiro (editorial revision)" w:date="2026-08-14T00:00:00Z">
        <w:r>
          <w:rPr>
            <w:rFonts w:ascii="Times New Roman" w:hAnsi="Times New Roman"/>
          </w:rPr>
          <w:delText xml:space="preserve">Williams, B.D., Roh, J., Tokar, T. </w:delText>
        </w:r>
      </w:del>
      <w:ins w:id="2758" w:author="Kiro (editorial revision)" w:date="2026-08-14T00:00:00Z">
        <w:r>
          <w:rPr>
            <w:rFonts w:ascii="Times New Roman" w:hAnsi="Times New Roman"/>
          </w:rPr>
          <w:t xml:space="preserve">Wang, M., D. Prajogo, </w:t>
        </w:r>
      </w:ins>
      <w:r>
        <w:rPr>
          <w:rFonts w:ascii="Times New Roman" w:hAnsi="Times New Roman"/>
        </w:rPr>
        <w:t xml:space="preserve">and </w:t>
      </w:r>
      <w:del w:id="2759" w:author="Kiro (editorial revision)" w:date="2026-08-14T00:00:00Z">
        <w:r>
          <w:rPr>
            <w:rFonts w:ascii="Times New Roman" w:hAnsi="Times New Roman"/>
          </w:rPr>
          <w:delText xml:space="preserve">Swink, </w:delText>
        </w:r>
      </w:del>
      <w:ins w:id="2760" w:author="Kiro (editorial revision)" w:date="2026-08-14T00:00:00Z">
        <w:r>
          <w:rPr>
            <w:rFonts w:ascii="Times New Roman" w:hAnsi="Times New Roman"/>
          </w:rPr>
          <w:t xml:space="preserve">D. </w:t>
        </w:r>
      </w:ins>
      <w:r>
        <w:rPr>
          <w:rFonts w:ascii="Times New Roman" w:hAnsi="Times New Roman"/>
        </w:rPr>
        <w:t xml:space="preserve">M. </w:t>
      </w:r>
      <w:del w:id="2761" w:author="Kiro (editorial revision)" w:date="2026-08-14T00:00:00Z">
        <w:r>
          <w:rPr>
            <w:rFonts w:ascii="Times New Roman" w:hAnsi="Times New Roman"/>
          </w:rPr>
          <w:delText xml:space="preserve">(2013), "Leveraging </w:delText>
        </w:r>
      </w:del>
      <w:ins w:id="2762" w:author="Kiro (editorial revision)" w:date="2026-08-14T00:00:00Z">
        <w:r>
          <w:rPr>
            <w:rFonts w:ascii="Times New Roman" w:hAnsi="Times New Roman"/>
          </w:rPr>
          <w:t xml:space="preserve">Gligor. 2026b. "From </w:t>
        </w:r>
      </w:ins>
      <w:r>
        <w:rPr>
          <w:rFonts w:ascii="Times New Roman" w:hAnsi="Times New Roman"/>
        </w:rPr>
        <w:t xml:space="preserve">Supply Chain </w:t>
      </w:r>
      <w:del w:id="2763" w:author="Kiro (editorial revision)" w:date="2026-08-14T00:00:00Z">
        <w:r>
          <w:rPr>
            <w:rFonts w:ascii="Times New Roman" w:hAnsi="Times New Roman"/>
          </w:rPr>
          <w:delText xml:space="preserve">visibility for responsiveness: </w:delText>
        </w:r>
      </w:del>
      <w:ins w:id="2764" w:author="Kiro (editorial revision)" w:date="2026-08-14T00:00:00Z">
        <w:r>
          <w:rPr>
            <w:rFonts w:ascii="Times New Roman" w:hAnsi="Times New Roman"/>
          </w:rPr>
          <w:t xml:space="preserve">Digitalization to Resilience: </w:t>
        </w:r>
      </w:ins>
      <w:r>
        <w:rPr>
          <w:rFonts w:ascii="Times New Roman" w:hAnsi="Times New Roman"/>
        </w:rPr>
        <w:t xml:space="preserve">The </w:t>
      </w:r>
      <w:del w:id="2765" w:author="Kiro (editorial revision)" w:date="2026-08-14T00:00:00Z">
        <w:r>
          <w:rPr>
            <w:rFonts w:ascii="Times New Roman" w:hAnsi="Times New Roman"/>
          </w:rPr>
          <w:delText xml:space="preserve">moderating </w:delText>
        </w:r>
      </w:del>
      <w:ins w:id="2766" w:author="Kiro (editorial revision)" w:date="2026-08-14T00:00:00Z">
        <w:r>
          <w:rPr>
            <w:rFonts w:ascii="Times New Roman" w:hAnsi="Times New Roman"/>
          </w:rPr>
          <w:t xml:space="preserve">Paradoxical </w:t>
        </w:r>
      </w:ins>
      <w:r>
        <w:rPr>
          <w:rFonts w:ascii="Times New Roman" w:hAnsi="Times New Roman"/>
        </w:rPr>
        <w:t xml:space="preserve">Role of </w:t>
      </w:r>
      <w:del w:id="2767" w:author="Kiro (editorial revision)" w:date="2026-08-14T00:00:00Z">
        <w:r>
          <w:rPr>
            <w:rFonts w:ascii="Times New Roman" w:hAnsi="Times New Roman"/>
          </w:rPr>
          <w:delText xml:space="preserve">internal integration", Journal of Operations Management, Vol. 31, No. 7-8, pp. 543–554.</w:delText>
        </w:r>
      </w:del>
      <w:ins w:id="2768" w:author="Kiro (editorial revision)" w:date="2026-08-14T00:00:00Z">
        <w:r>
          <w:rPr>
            <w:rFonts w:ascii="Times New Roman" w:hAnsi="Times New Roman"/>
          </w:rPr>
          <w:t xml:space="preserve">Supply Chain Transparency." Supply Chain Management: An International Journal, in press.</w:t>
        </w:r>
      </w:ins>
    </w:p>
    <w:p>
      <w:pPr>
        <w:spacing w:after="120"/>
        <w:rPr>
          <w:ins w:id="2770" w:author="Kiro (editorial revision)" w:date="2026-08-14T00:00:00Z"/>
        </w:rPr>
      </w:pPr>
      <w:ins w:id="2769" w:author="Kiro (editorial revision)" w:date="2026-08-14T00:00:00Z">
        <w:r>
          <w:rPr>
            <w:rFonts w:ascii="Times New Roman" w:hAnsi="Times New Roman"/>
          </w:rPr>
          <w:t xml:space="preserve">Werner-Lewandowska, K., P. Golinska-Dawson, and R. Mierzwiak. 2025. "Enablers and Barriers in Building the Circular Supply Chain through Remanufacturing – Grey DEMATEL Approach." International Journal of Production Economics 284: 109617.</w:t>
        </w:r>
      </w:ins>
    </w:p>
    <w:p>
      <w:pPr>
        <w:spacing w:after="120"/>
        <w:rPr>
          <w:ins w:id="2772" w:author="Kiro (editorial revision)" w:date="2026-08-14T00:00:00Z"/>
        </w:rPr>
      </w:pPr>
      <w:ins w:id="2771" w:author="Kiro (editorial revision)" w:date="2026-08-14T00:00:00Z">
        <w:r>
          <w:rPr>
            <w:rFonts w:ascii="Times New Roman" w:hAnsi="Times New Roman"/>
          </w:rPr>
          <w:t xml:space="preserve">Williams, B. D., J. Roh, T. Tokar, and M. Swink. 2013. "Leveraging Supply Chain Visibility for Responsiveness: The Moderating Role of Internal Integration." Journal of Operations Management 31 (7–8): 543–554.</w:t>
        </w:r>
      </w:ins>
    </w:p>
    <w:p>
      <w:pPr>
        <w:spacing w:after="120"/>
        <w:rPr>
          <w:ins w:id="2774" w:author="Kiro (editorial revision)" w:date="2026-08-14T00:00:00Z"/>
        </w:rPr>
      </w:pPr>
      <w:ins w:id="2773" w:author="Kiro (editorial revision)" w:date="2026-08-14T00:00:00Z">
        <w:r>
          <w:rPr>
            <w:rFonts w:ascii="Times New Roman" w:hAnsi="Times New Roman"/>
          </w:rPr>
          <w:t xml:space="preserve">Wu, J. 2026. "Does Artificial Intelligence Enhance the Circular Bioeconomy's Decarbonization Potential? A Quasi-Experimental Evidence." International Journal of Production Economics 298: 110042.</w:t>
        </w:r>
      </w:ins>
    </w:p>
    <w:p>
      <w:pPr>
        <w:spacing w:after="120"/>
        <w:rPr>
          <w:ins w:id="2776" w:author="Kiro (editorial revision)" w:date="2026-08-14T00:00:00Z"/>
        </w:rPr>
      </w:pPr>
      <w:ins w:id="2775" w:author="Kiro (editorial revision)" w:date="2026-08-14T00:00:00Z">
        <w:r>
          <w:rPr>
            <w:rFonts w:ascii="Times New Roman" w:hAnsi="Times New Roman"/>
          </w:rPr>
          <w:t xml:space="preserve">Xiang, D., F. Xu, R. K. Sah, C. Wei, and K. Fang. 2024. "Carbon Footprint Accounting Method Based on Dynamic Allocation of Multi-Level Carbon Data from Manufacturing Organizations to Products." Journal of Cleaner Production 467: 142865.</w:t>
        </w:r>
      </w:ins>
    </w:p>
    <w:p>
      <w:pPr>
        <w:spacing w:after="120"/>
        <w:rPr>
          <w:ins w:id="2778" w:author="Kiro (editorial revision)" w:date="2026-08-14T00:00:00Z"/>
        </w:rPr>
      </w:pPr>
      <w:ins w:id="2777" w:author="Kiro (editorial revision)" w:date="2026-08-14T00:00:00Z">
        <w:r>
          <w:rPr>
            <w:rFonts w:ascii="Times New Roman" w:hAnsi="Times New Roman"/>
          </w:rPr>
          <w:t xml:space="preserve">Yang, G., Y. Nie, H. Li, and H. Wang. 2023. "Digital Transformation and Low-Carbon Technology Innovation in Manufacturing Firms: The Mediating Role of Dynamic Capabilities." International Journal of Production Economics 263: 108969.</w:t>
        </w:r>
      </w:ins>
    </w:p>
    <w:p>
      <w:pPr>
        <w:spacing w:after="120"/>
        <w:rPr>
          <w:ins w:id="2780" w:author="Kiro (editorial revision)" w:date="2026-08-14T00:00:00Z"/>
        </w:rPr>
      </w:pPr>
      <w:ins w:id="2779" w:author="Kiro (editorial revision)" w:date="2026-08-14T00:00:00Z">
        <w:r>
          <w:rPr>
            <w:rFonts w:ascii="Times New Roman" w:hAnsi="Times New Roman"/>
          </w:rPr>
          <w:t xml:space="preserve">Yin, J., C. Zhou, X. Yan, J. Kan, and T. Dong. 2026b. "Can Artificial Intelligence Serve as an Accelerator for Carbon Reduction in Supply Chains within China's Manufacturing Sector? Evidence from the National New Generation Artificial Intelligence Innovation and Development Pilot Zones." International Journal of Production Economics 296: 109986.</w:t>
        </w:r>
      </w:ins>
    </w:p>
    <w:p>
      <w:pPr>
        <w:spacing w:after="120"/>
        <w:rPr>
          <w:ins w:id="2782" w:author="Kiro (editorial revision)" w:date="2026-08-14T00:00:00Z"/>
        </w:rPr>
      </w:pPr>
      <w:ins w:id="2781" w:author="Kiro (editorial revision)" w:date="2026-08-14T00:00:00Z">
        <w:r>
          <w:rPr>
            <w:rFonts w:ascii="Times New Roman" w:hAnsi="Times New Roman"/>
          </w:rPr>
          <w:t xml:space="preserve">Yin, L., K. Wu, D. Xu, and J. Dai. 2026a. "ESG Uncertainty and Carbon Emission Reduction: Evidence from Chinese Manufacturing Firms." International Journal of Production Economics 300: 110103.</w:t>
        </w:r>
      </w:ins>
    </w:p>
    <w:p>
      <w:pPr>
        <w:spacing w:after="120"/>
        <w:rPr>
          <w:ins w:id="2784" w:author="Kiro (editorial revision)" w:date="2026-08-14T00:00:00Z"/>
        </w:rPr>
      </w:pPr>
      <w:ins w:id="2783" w:author="Kiro (editorial revision)" w:date="2026-08-14T00:00:00Z">
        <w:r>
          <w:rPr>
            <w:rFonts w:ascii="Times New Roman" w:hAnsi="Times New Roman"/>
          </w:rPr>
          <w:t xml:space="preserve">Zhang, B., J. Lu, D. Qiao, and J. Xu. 2026. "Adapting Supply Chains to Climate Change through Climate Innovation: A Socio-Technical Systems Perspective." International Journal of Production Economics 300: 110104.</w:t>
        </w:r>
      </w:ins>
    </w:p>
    <w:p>
      <w:pPr>
        <w:spacing w:after="120"/>
        <w:rPr>
          <w:ins w:id="2786" w:author="Kiro (editorial revision)" w:date="2026-08-14T00:00:00Z"/>
        </w:rPr>
      </w:pPr>
      <w:ins w:id="2785" w:author="Kiro (editorial revision)" w:date="2026-08-14T00:00:00Z">
        <w:r>
          <w:rPr>
            <w:rFonts w:ascii="Times New Roman" w:hAnsi="Times New Roman"/>
          </w:rPr>
          <w:t xml:space="preserve">Zhang, W., S. Ye, S. K. Mangla, A. Emrouznejad, and M. Song. 2024. "Smart Platforming in Automotive Manufacturing for NetZero: Intelligentization, Green Technology, and Innovation Dynamics." International Journal of Production Economics 274: 109289.</w:t>
        </w:r>
      </w:ins>
    </w:p>
    <w:p>
      <w:pPr>
        <w:spacing w:after="120"/>
        <w:rPr>
          <w:ins w:id="2788" w:author="Kiro (editorial revision)" w:date="2026-08-14T00:00:00Z"/>
        </w:rPr>
      </w:pPr>
      <w:ins w:id="2787" w:author="Kiro (editorial revision)" w:date="2026-08-14T00:00:00Z">
        <w:r>
          <w:rPr>
            <w:rFonts w:ascii="Times New Roman" w:hAnsi="Times New Roman"/>
          </w:rPr>
          <w:t xml:space="preserve">Zheng, L., R. Zhou, N. Singh, M. Z. Yaqub, and S. Badghish. 2025. "Transforming Supply Chain Operations: Unveiling the Path Ahead by Leveraging Artificial Intelligence (AI) to Drive the Shift towards Carbon Neutrality (CN)." Technological Forecasting and Social Change 219: 124280.</w:t>
        </w:r>
      </w:ins>
    </w:p>
    <w:p>
      <w:pPr>
        <w:spacing w:after="120"/>
        <w:rPr>
          <w:ins w:id="2790" w:author="Kiro (editorial revision)" w:date="2026-08-14T00:00:00Z"/>
        </w:rPr>
      </w:pPr>
      <w:ins w:id="2789" w:author="Kiro (editorial revision)" w:date="2026-08-14T00:00:00Z">
        <w:r>
          <w:rPr>
            <w:rFonts w:ascii="Times New Roman" w:hAnsi="Times New Roman"/>
          </w:rPr>
          <w:t xml:space="preserve">Zhou, X., H. Lu, and Z. Xu. 2023. "A Balance of Economic Advancement and Social Needs via Improving Supply Chain Traceability for Future Food Sustainability: An Empirical Study from China." Production Planning &amp; Control, in press.</w:t>
        </w:r>
      </w:ins>
    </w:p>
    <w:p>
      <w:pPr>
        <w:spacing w:after="120"/>
        <w:rPr>
          <w:ins w:id="2792" w:author="Kiro (editorial revision)" w:date="2026-08-14T00:00:00Z"/>
        </w:rPr>
      </w:pPr>
      <w:ins w:id="2791" w:author="Kiro (editorial revision)" w:date="2026-08-14T00:00:00Z">
        <w:r>
          <w:rPr>
            <w:rFonts w:ascii="Times New Roman" w:hAnsi="Times New Roman"/>
          </w:rPr>
          <w:t xml:space="preserve">Zhu, Q., Y. Duan, and J. Sarkis. 2023. "Supply Chain Carbon Transparency to Consumers via Blockchain: Does the Truth Hurt?" The International Journal of Logistics Management 35 (3): 833–864.</w:t>
        </w:r>
      </w:ins>
    </w:p>
    <w:p>
      <w:pPr>
        <w:spacing w:after="120"/>
        <w:rPr>
          <w:ins w:id="2794" w:author="Kiro (editorial revision)" w:date="2026-08-14T00:00:00Z"/>
        </w:rPr>
      </w:pPr>
      <w:ins w:id="2793" w:author="Kiro (editorial revision)" w:date="2026-08-14T00:00:00Z">
        <w:r>
          <w:rPr>
            <w:rFonts w:ascii="Times New Roman" w:hAnsi="Times New Roman"/>
          </w:rPr>
          <w:t xml:space="preserve">Zhu, Q., J. Sarkis, and K. H. Lai. 2008. "Confirmation of a Measurement Model for Green Supply Chain Management Practices Implementation." International Journal of Production Economics 111 (2): 261–273.</w:t>
        </w:r>
      </w:ins>
    </w:p>
    <w:p>
      <w:pPr>
        <w:spacing w:after="120"/>
        <w:rPr>
          <w:ins w:id="2796" w:author="Kiro (editorial revision)" w:date="2026-08-14T00:00:00Z"/>
        </w:rPr>
      </w:pPr>
      <w:ins w:id="2795" w:author="Kiro (editorial revision)" w:date="2026-08-14T00:00:00Z">
        <w:r>
          <w:rPr>
            <w:rFonts w:ascii="Times New Roman" w:hAnsi="Times New Roman"/>
          </w:rPr>
          <w:t xml:space="preserve">Zils, M., M. Howard, and P. Hopkinson. 2023. "Circular Economy Implementation in Operations &amp; Supply Chain Management: Building a Pathway to Business Transformation." Production Planning &amp; Control 36 (4): 501–520.</w:t>
        </w:r>
      </w:ins>
    </w:p>
    <w:p>
      <w:r>
        <w:br w:type="page"/>
      </w:r>
    </w:p>
    <w:p>
      <w:pPr>
        <w:pStyle w:val="Heading1"/>
        <w:rPr>
          <w:ins w:id="2798" w:author="Kiro (editorial revision)" w:date="2026-08-14T00:00:00Z"/>
        </w:rPr>
      </w:pPr>
      <w:ins w:id="2797" w:author="Kiro (editorial revision)" w:date="2026-08-14T00:00:00Z">
        <w:r>
          <w:rPr>
            <w:rFonts w:ascii="Times New Roman" w:hAnsi="Times New Roman"/>
          </w:rPr>
          <w:t xml:space="preserve">Appendix Z. Original passages removed or wholly rewritten</w:t>
        </w:r>
      </w:ins>
    </w:p>
    <w:p>
      <w:pPr>
        <w:rPr>
          <w:ins w:id="2800" w:author="Kiro (editorial revision)" w:date="2026-08-14T00:00:00Z"/>
        </w:rPr>
      </w:pPr>
      <w:ins w:id="2799" w:author="Kiro (editorial revision)" w:date="2026-08-14T00:00:00Z">
        <w:r>
          <w:rPr>
            <w:rFonts w:ascii="Times New Roman" w:hAnsi="Times New Roman"/>
            <w:i/>
            <w:sz w:val="20"/>
          </w:rPr>
          <w:t xml:space="preserve">The passages below appeared in the original manuscript and are marked as deletions. Each was either replaced by repositioned text elsewhere in this document or removed as redundant. Accepting all changes removes this appendix.</w:t>
        </w:r>
      </w:ins>
    </w:p>
    <w:p>
      <w:pPr>
        <w:rPr>
          <w:del w:id="2802" w:author="Kiro (editorial revision)" w:date="2026-08-14T00:00:00Z"/>
        </w:rPr>
      </w:pPr>
      <w:del w:id="2801" w:author="Kiro (editorial revision)" w:date="2026-08-14T00:00:00Z">
        <w:r>
          <w:rPr>
            <w:rFonts w:ascii="Times New Roman" w:hAnsi="Times New Roman"/>
          </w:rPr>
          <w:delText xml:space="preserve">Achieving resource circularity across industrial supply chains requires granular visibility over material flows, waste streams, and value recovery opportunities; however, conventional management accounting systems remain bound by firm-level legal boundaries, rendering inter-organizational material losses systematically unrecorded and unmanaged within fragmented supply chains. To address this structural gap, this study conceptualizes and operationalizes circular accounting capability at the inter-organizational level to examine how tracking resource loops enhances information transparency, drives circular value-chain integration, and creates economic, environmental, and social value. Grounded in the dynamic capabilities view and value-chain governance theory, we derive a moderated serial-mediation structural model, compare three model specifications, and validate a pre-registrable empirical protocol. The construct's discriminant boundaries and content validity were established and refined across three rounds of expert feedback, raising content validity from 0.799 to 0.908. The empirical analysis demonstrates that circular accounting capability significantly enhances information transparency, enabling circular value-chain integration and holistic sustainable value creation. Crucially, value-chain governance acts as a critical conditional enabler rather than an additive factor, determining whether transparency successfully translates into joint inter-firm action, while specification testing rules out a fully serial mediation chain as indirect effects drop below 0.03 when path coefficients fall under 0.40. By expanding sustainability accounting beyond individual firm boundaries into multi-tier supply chain governance, this paper provides operations managers and supply chain practitioners with a validated framework to establish joint accounting mechanisms that reduce material losses across fragmented networks, offering the first inter-organizational operationalization of circular accounting capability and empirically demonstrating that governance conditions the conversion of accounting transparency into circular value creation.</w:delText>
        </w:r>
      </w:del>
    </w:p>
    <w:p>
      <w:pPr>
        <w:rPr>
          <w:del w:id="2804" w:author="Kiro (editorial revision)" w:date="2026-08-14T00:00:00Z"/>
        </w:rPr>
      </w:pPr>
      <w:del w:id="2803" w:author="Kiro (editorial revision)" w:date="2026-08-14T00:00:00Z">
        <w:r>
          <w:rPr>
            <w:rFonts w:ascii="Times New Roman" w:hAnsi="Times New Roman"/>
          </w:rPr>
          <w:delText xml:space="preserve">Keywords: Circular economy; Circular accounting; Management accounting; Information transparency; Value-chain governance; Accountability</w:delText>
        </w:r>
      </w:del>
    </w:p>
    <w:p>
      <w:pPr>
        <w:rPr>
          <w:del w:id="2806" w:author="Kiro (editorial revision)" w:date="2026-08-14T00:00:00Z"/>
        </w:rPr>
      </w:pPr>
      <w:del w:id="2805" w:author="Kiro (editorial revision)" w:date="2026-08-14T00:00:00Z">
        <w:r>
          <w:rPr>
            <w:rFonts w:ascii="Times New Roman" w:hAnsi="Times New Roman"/>
          </w:rPr>
          <w:delText xml:space="preserve">A circular economy requires organisations to know what happens to their materials. Loop-closing decisions, whether to recover a by-product, invest in reprocessing capacity, or collect a discarded fraction, presuppose that resource flows, losses and recovery opportunities have been quantified and valued. Yet the accounting systems that would supply that information were built for linear flows: they recognise purchased inputs and saleable outputs, while the fraction leaving as waste is recognised only as an absence. Accounting's difficulty with circularity is therefore not a reporting inconvenience but a prior calculative problem: what is not measured cannot be managed, governed or assured.</w:delText>
        </w:r>
      </w:del>
    </w:p>
    <w:p>
      <w:pPr>
        <w:rPr>
          <w:del w:id="2808" w:author="Kiro (editorial revision)" w:date="2026-08-14T00:00:00Z"/>
        </w:rPr>
      </w:pPr>
      <w:del w:id="2807" w:author="Kiro (editorial revision)" w:date="2026-08-14T00:00:00Z">
        <w:r>
          <w:rPr>
            <w:rFonts w:ascii="Times New Roman" w:hAnsi="Times New Roman"/>
          </w:rPr>
          <w:delText xml:space="preserve">This problem becomes acute in fragmented value chains. In a vertically integrated firm, sensing and acting are joined: information about a recoverable flow reaches a decision-maker with authority to redirect resources. In a fragmented chain, they are not. The producer who could observe how much of a harvest is rejected has no processing capacity; the processor who could valorise that material cannot see it; the trader between them has an interest in neither party seeing the other's prices. Nobody owns the loop, and no hierarchy coordinates its closure. Fragmentation is neither peripheral nor a feature of developing economies. Closing a resource loop characteristically requires coordination among actors with no prior exchange relationship (Farooque et al., 2019b; De Angelis et al., 2018), and that problem is documented extensively in advanced industrial settings: coordination redesign rather than technology is the binding constraint in European manufacturing (Bressanelli et al., 2019) and in Dutch business models (Vermunt et al., 2019); in the built environment, the European Union's largest waste stream, fragmented responsibility and weak information flow across many small contractors are the recurring obstacles (Adams et al., 2017; Hart et al., 2019); circular chains require coordination archetypes for which no template exists (Batista et al., 2018); and novel intermediaries emerge precisely because incumbent chains cannot coordinate loop closure unaided (Ratsimandresy and Miemczyk, 2024; Ubakivi-Hadachi and Kall, 2026). Wherever a recoverable flow crosses many hands and no actor controls it, the same structural problem obtains.</w:delText>
        </w:r>
      </w:del>
    </w:p>
    <w:p>
      <w:pPr>
        <w:rPr>
          <w:del w:id="2810" w:author="Kiro (editorial revision)" w:date="2026-08-14T00:00:00Z"/>
        </w:rPr>
      </w:pPr>
      <w:del w:id="2809" w:author="Kiro (editorial revision)" w:date="2026-08-14T00:00:00Z">
        <w:r>
          <w:rPr>
            <w:rFonts w:ascii="Times New Roman" w:hAnsi="Times New Roman"/>
          </w:rPr>
          <w:delText xml:space="preserve">Research has begun to respond. A nascent accounting literature conceptualises circular accounting as a dynamic capability (Scarpellini et al., 2020; Aranda-Usón et al., 2024), and case work establishes that existing management accounting systems cannot support circular decisions (Aureli et al., 2025). In parallel, operations research shows that visibility is not self-executing, its effects contingent on integrating mechanisms (Williams et al., 2013), and that verification improves sustainability outcomes by aligning accountability rather than by adding information (Gualandris et al., 2015). Transparency without verification or consequence, as Sodhi and Tang (2019) put it, is inert.</w:delText>
        </w:r>
      </w:del>
    </w:p>
    <w:p>
      <w:pPr>
        <w:rPr>
          <w:del w:id="2812" w:author="Kiro (editorial revision)" w:date="2026-08-14T00:00:00Z"/>
        </w:rPr>
      </w:pPr>
      <w:del w:id="2811" w:author="Kiro (editorial revision)" w:date="2026-08-14T00:00:00Z">
        <w:r>
          <w:rPr>
            <w:rFonts w:ascii="Times New Roman" w:hAnsi="Times New Roman"/>
          </w:rPr>
          <w:delText xml:space="preserve">Three gaps remain. First, circular accounting has been named but never operationalised as a measurable, actor-level construct, so its consequences cannot be estimated. Second, although several literatures assert that information must be verified, contested or enforced before it changes behaviour, none specifies governance as a conditional mechanism converting circular visibility into joint action, and none has estimated it. Third, circular performance is predominantly measured as material-flow efficiency, leaving circular value creation, meaning economic capture from recovery, environmental loss reduction and equitable social distribution, without an integrated measure (Corona et al., 2019; Kristensen and Mosgaard, 2020).</w:delText>
        </w:r>
      </w:del>
    </w:p>
    <w:p>
      <w:pPr>
        <w:rPr>
          <w:del w:id="2814" w:author="Kiro (editorial revision)" w:date="2026-08-14T00:00:00Z"/>
        </w:rPr>
      </w:pPr>
      <w:del w:id="2813" w:author="Kiro (editorial revision)" w:date="2026-08-14T00:00:00Z">
        <w:r>
          <w:rPr>
            <w:rFonts w:ascii="Times New Roman" w:hAnsi="Times New Roman"/>
          </w:rPr>
          <w:delText xml:space="preserve">The accounting and governance mechanisms through which circular resource flows become measurable, visible and actionable across fragmented value chains therefore remain insufficiently theorised and untested. This paper develops a theory and specifies its test, asking:</w:delText>
        </w:r>
      </w:del>
    </w:p>
    <w:p>
      <w:pPr>
        <w:rPr>
          <w:del w:id="2816" w:author="Kiro (editorial revision)" w:date="2026-08-14T00:00:00Z"/>
        </w:rPr>
      </w:pPr>
      <w:del w:id="2815" w:author="Kiro (editorial revision)" w:date="2026-08-14T00:00:00Z">
        <w:r>
          <w:rPr>
            <w:rFonts w:ascii="Times New Roman" w:hAnsi="Times New Roman"/>
          </w:rPr>
          <w:delText xml:space="preserve">The paper makes four contributions. It operationalises circular accounting capability as a three-dimensional construct measurable at the individual chain actor and across organisational boundaries. It extends the dynamic capabilities view by identifying what substitutes for hierarchy when a capability's returns depend on coordination the focal actor does not control. It makes falsifiable the claim that governance is a conversion mechanism rather than an additive good. And it delivers a pre-registrable protocol, including a formal comparison of specification alternatives and a computed sample-size requirement, so the theory can be tested rather than asserted. Two boundaries are stated at the outset: the model is specified here, not estimated, and no empirical results are reported; and the framework applies under fragmentation, so where hierarchy performs the coordinating work the conditional effect should attenuate toward zero, which makes the scope condition testable.</w:delText>
        </w:r>
      </w:del>
    </w:p>
    <w:p>
      <w:pPr>
        <w:rPr>
          <w:del w:id="2818" w:author="Kiro (editorial revision)" w:date="2026-08-14T00:00:00Z"/>
        </w:rPr>
      </w:pPr>
      <w:del w:id="2817" w:author="Kiro (editorial revision)" w:date="2026-08-14T00:00:00Z">
        <w:r>
          <w:rPr>
            <w:rFonts w:ascii="Times New Roman" w:hAnsi="Times New Roman"/>
          </w:rPr>
          <w:delText xml:space="preserve">2.1 Circularity and its measurement problem</w:delText>
        </w:r>
      </w:del>
    </w:p>
    <w:p>
      <w:pPr>
        <w:rPr>
          <w:del w:id="2820" w:author="Kiro (editorial revision)" w:date="2026-08-14T00:00:00Z"/>
        </w:rPr>
      </w:pPr>
      <w:del w:id="2819" w:author="Kiro (editorial revision)" w:date="2026-08-14T00:00:00Z">
        <w:r>
          <w:rPr>
            <w:rFonts w:ascii="Times New Roman" w:hAnsi="Times New Roman"/>
          </w:rPr>
          <w:delText xml:space="preserve">The concept stabilised through definitional consolidation (Kirchherr et al., 2017, 2023) around resource-loop closure, while diverging on whether circularity implies sustainable development (Geissdoerfer et al., 2017). Bocken et al. (2016) supplied the vocabulary of slowing, closing and narrowing loops, and Velenturf and Purnell (2021) insisted the object of circular management is value, not merely material. Corvellec et al. (2022) find the literature under-theorised and inclined to attribute agency to "the circular economy" rather than to identifiable actors and mechanisms, a criticism answered by naming actors and estimating mechanisms, which is what a structural model does.</w:delText>
        </w:r>
      </w:del>
    </w:p>
    <w:p>
      <w:pPr>
        <w:rPr>
          <w:del w:id="2822" w:author="Kiro (editorial revision)" w:date="2026-08-14T00:00:00Z"/>
        </w:rPr>
      </w:pPr>
      <w:del w:id="2821" w:author="Kiro (editorial revision)" w:date="2026-08-14T00:00:00Z">
        <w:r>
          <w:rPr>
            <w:rFonts w:ascii="Times New Roman" w:hAnsi="Times New Roman"/>
          </w:rPr>
          <w:delText xml:space="preserve">The measurement literature makes accounting's relevance concrete. Corona et al. (2019) find circularity metrics dominated by physical indicators poorly connected to economic value and largely silent on social outcomes, and Kristensen and Mosgaard (2020) concur for firm-level indicators. Kirchherr et al. (2018) show the binding barriers in the European Union to be cultural, market and regulatory rather than technological, weak information and unclear responsibility prominent among them. Circularity is constrained less by what is technically possible than by what is calculated and who is answerable.</w:delText>
        </w:r>
      </w:del>
    </w:p>
    <w:p>
      <w:pPr>
        <w:rPr>
          <w:del w:id="2824" w:author="Kiro (editorial revision)" w:date="2026-08-14T00:00:00Z"/>
        </w:rPr>
      </w:pPr>
      <w:del w:id="2823" w:author="Kiro (editorial revision)" w:date="2026-08-14T00:00:00Z">
        <w:r>
          <w:rPr>
            <w:rFonts w:ascii="Times New Roman" w:hAnsi="Times New Roman"/>
          </w:rPr>
          <w:delText xml:space="preserve">2.2 Accounting for circularity</w:delText>
        </w:r>
      </w:del>
    </w:p>
    <w:p>
      <w:pPr>
        <w:rPr>
          <w:del w:id="2826" w:author="Kiro (editorial revision)" w:date="2026-08-14T00:00:00Z"/>
        </w:rPr>
      </w:pPr>
      <w:del w:id="2825" w:author="Kiro (editorial revision)" w:date="2026-08-14T00:00:00Z">
        <w:r>
          <w:rPr>
            <w:rFonts w:ascii="Times New Roman" w:hAnsi="Times New Roman"/>
          </w:rPr>
          <w:delText xml:space="preserve">Environmental management accounting supplies the closest instrumentation. Ferreira et al. (2010) developed a survey measure of its use and linked it to innovation; Gunarathne and Lee (2015) traced its role in organisational change, and Gunarathne et al. (2021) modelled institutional pressures, strategy and performance. Material flow cost accounting is most obviously aligned with circularity: Christ and Burritt (2015, 2017) reviewed it and applied it to food waste, and Tran et al. (2025) documented how organisational and institutional conditions shape its use. Henri and Journeault (2010) established that eco-controls improve environmental and, conditionally, economic performance, an early demonstration of the contingent relationship this paper generalises.</w:delText>
        </w:r>
      </w:del>
    </w:p>
    <w:p>
      <w:pPr>
        <w:rPr>
          <w:del w:id="2828" w:author="Kiro (editorial revision)" w:date="2026-08-14T00:00:00Z"/>
        </w:rPr>
      </w:pPr>
      <w:del w:id="2827" w:author="Kiro (editorial revision)" w:date="2026-08-14T00:00:00Z">
        <w:r>
          <w:rPr>
            <w:rFonts w:ascii="Times New Roman" w:hAnsi="Times New Roman"/>
          </w:rPr>
          <w:delText xml:space="preserve">Operations research supplies the instrumentation accounting lacks. Barratt and Oke (2007) theorised visibility from a resource-based perspective, its value depending on how it is generated; Williams et al. (2013) supplied a validated measure and found its effect on responsiveness moderated by internal integration, the clearest precedent for a conditional visibility effect; Li et al. (2005) validated instruments for information sharing and quality. On transparency, Sodhi and Tang (2019) observe that disclosure without verification or consequence changes nothing, while Gualandris et al. (2015) show verification works by aligning accountability. In agri-food settings Kersten et al. (2024) reframe traceability under a circular lens and Makarenko et al. (2024) construct a transparency index explicitly for governance. This literature treats transparency as an output of information systems and an input to trust or responsiveness. It is never connected upstream to the accounting capability that makes information exist, nor conditioned downstream on governance quality in one estimated model, and its measures concern commercial rather than circular information.</w:delText>
        </w:r>
      </w:del>
    </w:p>
    <w:p>
      <w:pPr>
        <w:rPr>
          <w:del w:id="2830" w:author="Kiro (editorial revision)" w:date="2026-08-14T00:00:00Z"/>
        </w:rPr>
      </w:pPr>
      <w:del w:id="2829" w:author="Kiro (editorial revision)" w:date="2026-08-14T00:00:00Z">
        <w:r>
          <w:rPr>
            <w:rFonts w:ascii="Times New Roman" w:hAnsi="Times New Roman"/>
          </w:rPr>
          <w:delText xml:space="preserve">For circularity, Farooque et al. (2019b) show that closing loops requires coordination between previously unconnected actors, and Farooque, Zhang and Liu (2019a) find fragmented responsibility a leading barrier in circular food chains. De Angelis et al. (2018) and Batista et al. (2018) argue that circular chains demand governance arrangements linear chains do not supply, and Tong et al. (2024) analyse extended producer responsibility as a device for reallocating responsibility. In agricultural settings Österberg and Nilsson (2009) provide a validated measure of perceived participation in cooperative governance, and Gurung et al. (2024) examines producer organisations as governance vehicles. Governance is theorised structurally, as a type of chain architecture, or institutionally, as policy, and rarely as a measurable actor-level property positionable in a variance model. Where it is measured in agricultural settings it concerns generic cooperative participation, not responsibility for losses and recovery.</w:delText>
        </w:r>
      </w:del>
    </w:p>
    <w:p>
      <w:pPr>
        <w:rPr>
          <w:del w:id="2832" w:author="Kiro (editorial revision)" w:date="2026-08-14T00:00:00Z"/>
        </w:rPr>
      </w:pPr>
      <w:del w:id="2831" w:author="Kiro (editorial revision)" w:date="2026-08-14T00:00:00Z">
        <w:r>
          <w:rPr>
            <w:rFonts w:ascii="Times New Roman" w:hAnsi="Times New Roman"/>
          </w:rPr>
          <w:delText xml:space="preserve">Flynn et al. (2010) is the benchmark for supply-chain integration and performance; Cao and Zhang (2011) validated collaboration instruments; Zhu et al. (2008) confirmed a measurement model for green supply chain practices including investment recovery. Circular-economy quantitative work has grown quickly, with Bag et al. (2020), Osei et al. (2024) and Forliano et al. (2026) linking analytics, stakeholder pressure and institutional context to circular practice and performance. The closest comparator is Kristoffersen et al. (2021), who model business analytics capability affecting circular economy implementation and firm performance through resource orchestration. Its logic, that an information capability requires an orchestrating mechanism, is the nearest structural analogue and must be credited. It differs on four axes: analytics not accounting; firm not chain level; orchestration as mediator not contingency; and generic performance not circular value creation.</w:delText>
        </w:r>
      </w:del>
    </w:p>
    <w:p>
      <w:pPr>
        <w:rPr>
          <w:del w:id="2834" w:author="Kiro (editorial revision)" w:date="2026-08-14T00:00:00Z"/>
        </w:rPr>
      </w:pPr>
      <w:del w:id="2833" w:author="Kiro (editorial revision)" w:date="2026-08-14T00:00:00Z">
        <w:r>
          <w:rPr>
            <w:rFonts w:ascii="Times New Roman" w:hAnsi="Times New Roman"/>
          </w:rPr>
          <w:delText xml:space="preserve">2.6 The gap</w:delText>
        </w:r>
      </w:del>
    </w:p>
    <w:p>
      <w:pPr>
        <w:rPr>
          <w:del w:id="2836" w:author="Kiro (editorial revision)" w:date="2026-08-14T00:00:00Z"/>
        </w:rPr>
      </w:pPr>
      <w:del w:id="2835" w:author="Kiro (editorial revision)" w:date="2026-08-14T00:00:00Z">
        <w:r>
          <w:rPr>
            <w:rFonts w:ascii="Times New Roman" w:hAnsi="Times New Roman"/>
          </w:rPr>
          <w:delText xml:space="preserve">Table I. Closest prior work against the four requirements of the research problem</w:delText>
        </w:r>
      </w:del>
    </w:p>
    <w:p>
      <w:pPr>
        <w:rPr>
          <w:del w:id="2838" w:author="Kiro (editorial revision)" w:date="2026-08-14T00:00:00Z"/>
        </w:rPr>
      </w:pPr>
      <w:del w:id="2837" w:author="Kiro (editorial revision)" w:date="2026-08-14T00:00:00Z">
        <w:r>
          <w:rPr>
            <w:rFonts w:ascii="Times New Roman" w:hAnsi="Times New Roman"/>
          </w:rPr>
          <w:delText xml:space="preserve">No existing study occupies all four cells, and the near misses fail on different axes: the circular-accounting studies stay inside the firm; the closest structural model substitutes analytics for accounting; the transparency and governance studies carry the conditional logic but neither accounting nor circularity.</w:delText>
        </w:r>
      </w:del>
    </w:p>
    <w:p>
      <w:pPr>
        <w:rPr>
          <w:del w:id="2840" w:author="Kiro (editorial revision)" w:date="2026-08-14T00:00:00Z"/>
        </w:rPr>
      </w:pPr>
      <w:del w:id="2839" w:author="Kiro (editorial revision)" w:date="2026-08-14T00:00:00Z">
        <w:r>
          <w:rPr>
            <w:rFonts w:ascii="Times New Roman" w:hAnsi="Times New Roman"/>
          </w:rPr>
          <w:delText xml:space="preserve">Six candidate theories were assessed against the requirement to explain why an accounting capability is a capability, why measurement precedes cross-actor visibility, why visibility does not automatically produce joint action, why governance supplies the missing condition, and why the outcome is multi-dimensional.</w:delText>
        </w:r>
      </w:del>
    </w:p>
    <w:p>
      <w:pPr>
        <w:rPr>
          <w:del w:id="2842" w:author="Kiro (editorial revision)" w:date="2026-08-14T00:00:00Z"/>
        </w:rPr>
      </w:pPr>
      <w:del w:id="2841" w:author="Kiro (editorial revision)" w:date="2026-08-14T00:00:00Z">
        <w:r>
          <w:rPr>
            <w:rFonts w:ascii="Times New Roman" w:hAnsi="Times New Roman"/>
          </w:rPr>
          <w:delText xml:space="preserve">The dynamic capabilities view is adopted as the primary lens, with value-chain governance theory as the sole complement. Four are declined for substantive reasons. Institutional theory explains adoption rather than value creation, and its central antecedent, regulatory pressure for circularity, has almost no variance here, since circularity regulation, extended producer responsibility and mandatory disclosure typically do not reach these actors; institutional conditions are modelled as controls instead. Stakeholder theory informs the multi-dimensional specification of circular value but generates no directional predictions among capabilities. The natural-resource-based view is firm-bounded and cannot accommodate a capability whose value depends on an inter-organisational arrangement. Resource dependence theory explains why fragmented chains remain information-poor, opacity sustaining intermediary power, and motivates the chain-position controls, but is silent on calculability. Contingency theory supplies the logical form of the moderation hypothesis and is used as such, but is a grammar rather than a substantive theory of what the variables are.</w:delText>
        </w:r>
      </w:del>
    </w:p>
    <w:p>
      <w:pPr>
        <w:rPr>
          <w:del w:id="2844" w:author="Kiro (editorial revision)" w:date="2026-08-14T00:00:00Z"/>
        </w:rPr>
      </w:pPr>
      <w:del w:id="2843" w:author="Kiro (editorial revision)" w:date="2026-08-14T00:00:00Z">
        <w:r>
          <w:rPr>
            <w:rFonts w:ascii="Times New Roman" w:hAnsi="Times New Roman"/>
          </w:rPr>
          <w:delText xml:space="preserve">Teece's (2007) decomposition maps onto the model with unusual directness, which is the principal reason for its selection. Sensing is the identification of opportunity, and circular opportunities do not announce themselves. A discarded fraction, an off-grade consignment, an unrecovered by-product: none is an opportunity until quantified, valued and made comparable against an alternative use. Accounting is the sensing apparatus of circularity, which is why circular accounting capability enters as an antecedent rather than a practice.</w:delText>
        </w:r>
      </w:del>
    </w:p>
    <w:p>
      <w:pPr>
        <w:rPr>
          <w:del w:id="2846" w:author="Kiro (editorial revision)" w:date="2026-08-14T00:00:00Z"/>
        </w:rPr>
      </w:pPr>
      <w:del w:id="2845" w:author="Kiro (editorial revision)" w:date="2026-08-14T00:00:00Z">
        <w:r>
          <w:rPr>
            <w:rFonts w:ascii="Times New Roman" w:hAnsi="Times New Roman"/>
          </w:rPr>
          <w:delText xml:space="preserve">Value-chain governance theory specifies what governance does: it allocates responsibility, monitors conformance and enforces commitments. In a captive configuration with no codified loss standards, no actor holds responsibility for material leaving the chain as waste. Loss is nobody's account, and transparency about it therefore changes nothing, because visibility without an accountability relation creates no obligation to act. Where responsibility is allocated, visibility identifies whose problem the loss is; where monitoring exists, the information is credible rather than asserted; where decisions are participatory, actors can negotiate how recovered value is shared, absent which transparency may even reduce cooperation by exposing inequity; and where commitments are enforceable, an actor can invest in recovery assets without fearing hold-up.</w:delText>
        </w:r>
      </w:del>
    </w:p>
    <w:p>
      <w:pPr>
        <w:rPr>
          <w:del w:id="2848" w:author="Kiro (editorial revision)" w:date="2026-08-14T00:00:00Z"/>
        </w:rPr>
      </w:pPr>
      <w:del w:id="2847" w:author="Kiro (editorial revision)" w:date="2026-08-14T00:00:00Z">
        <w:r>
          <w:rPr>
            <w:rFonts w:ascii="Times New Roman" w:hAnsi="Times New Roman"/>
          </w:rPr>
          <w:delText xml:space="preserve">Figure 1. The conceptual model, showing hypotheses H1 to H9. Governance quality conditions the transparency-to-integration path; no direct path is specified from accounting capability to value creation. Source: Author(s)</w:delText>
        </w:r>
      </w:del>
    </w:p>
    <w:p>
      <w:pPr>
        <w:rPr>
          <w:del w:id="2850" w:author="Kiro (editorial revision)" w:date="2026-08-14T00:00:00Z"/>
        </w:rPr>
      </w:pPr>
      <w:del w:id="2849" w:author="Kiro (editorial revision)" w:date="2026-08-14T00:00:00Z">
        <w:r>
          <w:rPr>
            <w:rFonts w:ascii="Times New Roman" w:hAnsi="Times New Roman"/>
          </w:rPr>
          <w:delText xml:space="preserve">Nine hypotheses follow, corresponding to the paths in Figure 1. Two are framed to permit disconfirmation, and the framework's failure conditions are stated explicitly in 4.4.</w:delText>
        </w:r>
      </w:del>
    </w:p>
    <w:p>
      <w:pPr>
        <w:rPr>
          <w:del w:id="2852" w:author="Kiro (editorial revision)" w:date="2026-08-14T00:00:00Z"/>
        </w:rPr>
      </w:pPr>
      <w:del w:id="2851" w:author="Kiro (editorial revision)" w:date="2026-08-14T00:00:00Z">
        <w:r>
          <w:rPr>
            <w:rFonts w:ascii="Times New Roman" w:hAnsi="Times New Roman"/>
          </w:rPr>
          <w:delText xml:space="preserve">H1. Circular accounting capability is positively associated with circular information transparency. Information cannot be shared before it exists: where an actor does not quantify rejected volumes, cost spoilage or estimate by-product value, there is no circular information to make visible however willing it is to share. Accounting also codifies, converting tacit awareness that "a lot goes to waste" into transmissible form, and codifiability is what permits cross-boundary coordination (Gereffi et al., 2005; Christ and Burritt, 2015; Aranda-Usón et al., 2024).</w:delText>
        </w:r>
      </w:del>
    </w:p>
    <w:p>
      <w:pPr>
        <w:rPr>
          <w:del w:id="2854" w:author="Kiro (editorial revision)" w:date="2026-08-14T00:00:00Z"/>
        </w:rPr>
      </w:pPr>
      <w:del w:id="2853" w:author="Kiro (editorial revision)" w:date="2026-08-14T00:00:00Z">
        <w:r>
          <w:rPr>
            <w:rFonts w:ascii="Times New Roman" w:hAnsi="Times New Roman"/>
          </w:rPr>
          <w:delText xml:space="preserve">H2. Circular information transparency is positively associated with circular value-chain integration. Coordinated recovery requires actors to know what material exists, in what quantity and condition, when and at what value. Where losses are invisible and downstream prices unknown, partners cannot agree quantities, schedules or shares of a flow they cannot jointly observe (Williams et al., 2013; Li et al., 2005; Kersten et al., 2024).</w:delText>
        </w:r>
      </w:del>
    </w:p>
    <w:p>
      <w:pPr>
        <w:rPr>
          <w:del w:id="2856" w:author="Kiro (editorial revision)" w:date="2026-08-14T00:00:00Z"/>
        </w:rPr>
      </w:pPr>
      <w:del w:id="2855" w:author="Kiro (editorial revision)" w:date="2026-08-14T00:00:00Z">
        <w:r>
          <w:rPr>
            <w:rFonts w:ascii="Times New Roman" w:hAnsi="Times New Roman"/>
          </w:rPr>
          <w:delText xml:space="preserve">H3. Circular value-chain integration is positively associated with circular value creation performance. Circular value is realised only through changed material routing, and routing is a joint accomplishment: an actor cannot unilaterally valorise a by-product for which it has no processing capacity, offtake or logistics. Recovery requires aggregation to viable scale, timing against perishability and shared assets, generating economic, environmental and social value together (Flynn et al., 2010; Zhu et al., 2008; Farooque et al., 2019b).</w:delText>
        </w:r>
      </w:del>
    </w:p>
    <w:p>
      <w:pPr>
        <w:rPr>
          <w:del w:id="2858" w:author="Kiro (editorial revision)" w:date="2026-08-14T00:00:00Z"/>
        </w:rPr>
      </w:pPr>
      <w:del w:id="2857" w:author="Kiro (editorial revision)" w:date="2026-08-14T00:00:00Z">
        <w:r>
          <w:rPr>
            <w:rFonts w:ascii="Times New Roman" w:hAnsi="Times New Roman"/>
          </w:rPr>
          <w:delText xml:space="preserve">H4. Circular accounting capability is positively associated with circular value-chain integration, over and above its indirect effect through transparency. Not every route from measurement to joint action passes through chain-wide visibility. An actor that has appraised a recovery opportunity gains bargaining and initiating capacity: it can propose an arrangement, quantify the mutual gain and negotiate a share without the information becoming generally visible.</w:delText>
        </w:r>
      </w:del>
    </w:p>
    <w:p>
      <w:pPr>
        <w:rPr>
          <w:del w:id="2860" w:author="Kiro (editorial revision)" w:date="2026-08-14T00:00:00Z"/>
        </w:rPr>
      </w:pPr>
      <w:del w:id="2859" w:author="Kiro (editorial revision)" w:date="2026-08-14T00:00:00Z">
        <w:r>
          <w:rPr>
            <w:rFonts w:ascii="Times New Roman" w:hAnsi="Times New Roman"/>
          </w:rPr>
          <w:delText xml:space="preserve">H5. The direct association between circular information transparency and circular value creation performance is weak or non-significant once integration is accounted for. This hypothesis is framed to be disconfirmed. The claim is that information does not create circular value; changed material routing does. A strong direct effect net of integration would favour a simpler information-economics explanation, in which transparency improves bargaining, prices rise and value is captured with no change in material flows, over the mediated conditional account (Sodhi and Tang, 2019; Aureli et al., 2025).</w:delText>
        </w:r>
      </w:del>
    </w:p>
    <w:p>
      <w:pPr>
        <w:rPr>
          <w:del w:id="2862" w:author="Kiro (editorial revision)" w:date="2026-08-14T00:00:00Z"/>
        </w:rPr>
      </w:pPr>
      <w:del w:id="2861" w:author="Kiro (editorial revision)" w:date="2026-08-14T00:00:00Z">
        <w:r>
          <w:rPr>
            <w:rFonts w:ascii="Times New Roman" w:hAnsi="Times New Roman"/>
          </w:rPr>
          <w:delText xml:space="preserve">H6b (focal). Circular governance quality positively moderates the relationship between circular information transparency and circular value-chain integration, such that the relationship is stronger where governance quality is higher. The argument is developed in 3.3. Where governance is weak the same information is inert or counterproductive: it reveals an opportunity no actor is empowered, obliged or safe to act upon. Supporting evidence is scattered but never estimated as a moderation: Gualandris et al. (2015) on verification aligning accountability; Sodhi and Tang (2019) on inert transparency; Aureli et al. (2025) on participatory process alongside accounting information; Williams et al. (2013) on conditional visibility; Kristoffersen et al. (2021) on capability requiring orchestration. The predicted form is illustrated in Figure 2.</w:delText>
        </w:r>
      </w:del>
    </w:p>
    <w:p>
      <w:pPr>
        <w:rPr>
          <w:del w:id="2864" w:author="Kiro (editorial revision)" w:date="2026-08-14T00:00:00Z"/>
        </w:rPr>
      </w:pPr>
      <w:del w:id="2863" w:author="Kiro (editorial revision)" w:date="2026-08-14T00:00:00Z">
        <w:r>
          <w:rPr>
            <w:rFonts w:ascii="Times New Roman" w:hAnsi="Times New Roman"/>
          </w:rPr>
          <w:delText xml:space="preserve">Figure 2. Predicted form of the focal moderation (H6b), schematic. Slopes diverge with governance quality and approach zero where it is weak. The figure illustrates the hypothesis only; it is not an empirical result. Source: Author(s)</w:delText>
        </w:r>
      </w:del>
    </w:p>
    <w:p>
      <w:pPr>
        <w:rPr>
          <w:del w:id="2866" w:author="Kiro (editorial revision)" w:date="2026-08-14T00:00:00Z"/>
        </w:rPr>
      </w:pPr>
      <w:del w:id="2865" w:author="Kiro (editorial revision)" w:date="2026-08-14T00:00:00Z">
        <w:r>
          <w:rPr>
            <w:rFonts w:ascii="Times New Roman" w:hAnsi="Times New Roman"/>
          </w:rPr>
          <w:delText xml:space="preserve">Table II. Summary of hypotheses</w:delText>
        </w:r>
      </w:del>
    </w:p>
    <w:p>
      <w:pPr>
        <w:rPr>
          <w:del w:id="2868" w:author="Kiro (editorial revision)" w:date="2026-08-14T00:00:00Z"/>
        </w:rPr>
      </w:pPr>
      <w:del w:id="2867" w:author="Kiro (editorial revision)" w:date="2026-08-14T00:00:00Z">
        <w:r>
          <w:rPr>
            <w:rFonts w:ascii="Times New Roman" w:hAnsi="Times New Roman"/>
          </w:rPr>
          <w:delText xml:space="preserve">Figure 3. The three candidate specifications. Models 1 and 2 are rejected; Model 3 is adopted. The rejected models are the ones a reader would otherwise propose. Source: Author(s)</w:delText>
        </w:r>
      </w:del>
    </w:p>
    <w:p>
      <w:pPr>
        <w:rPr>
          <w:del w:id="2870" w:author="Kiro (editorial revision)" w:date="2026-08-14T00:00:00Z"/>
        </w:rPr>
      </w:pPr>
      <w:del w:id="2869" w:author="Kiro (editorial revision)" w:date="2026-08-14T00:00:00Z">
        <w:r>
          <w:rPr>
            <w:rFonts w:ascii="Times New Roman" w:hAnsi="Times New Roman"/>
          </w:rPr>
          <w:delText xml:space="preserve">Table III. Attenuation of the serial indirect effect by chain length</w:delText>
        </w:r>
      </w:del>
    </w:p>
    <w:p>
      <w:pPr>
        <w:rPr>
          <w:del w:id="2872" w:author="Kiro (editorial revision)" w:date="2026-08-14T00:00:00Z"/>
        </w:rPr>
      </w:pPr>
      <w:del w:id="2871" w:author="Kiro (editorial revision)" w:date="2026-08-14T00:00:00Z">
        <w:r>
          <w:rPr>
            <w:rFonts w:ascii="Times New Roman" w:hAnsi="Times New Roman"/>
          </w:rPr>
          <w:delText xml:space="preserve">Table IV. Construct definitions and measurement specification</w:delText>
        </w:r>
      </w:del>
    </w:p>
    <w:p>
      <w:pPr>
        <w:rPr>
          <w:del w:id="2874" w:author="Kiro (editorial revision)" w:date="2026-08-14T00:00:00Z"/>
        </w:rPr>
      </w:pPr>
      <w:del w:id="2873" w:author="Kiro (editorial revision)" w:date="2026-08-14T00:00:00Z">
        <w:r>
          <w:rPr>
            <w:rFonts w:ascii="Times New Roman" w:hAnsi="Times New Roman"/>
          </w:rPr>
          <w:delText xml:space="preserve">Circular accounting capability is distinguished from four neighbouring constructs, testably rather than by assertion. Environmental management accounting takes the firm's environmental impact as its object and material flow cost accounting works within a process boundary; this construct takes the resource loop, spans exchange relationships and includes recovery valuation. Sustainability reporting is external, retrospective and applies to reporting entities; this is internal, prospective and applies to unincorporated enterprises. Eco-control is a control package; this is the calculative capacity that must exist before there is anything to control. Most fundamentally, conventional management accounting recognises purchased inputs and saleable outputs, whereas this construct recognises what the conventional system treats as nothing.</w:delText>
        </w:r>
      </w:del>
    </w:p>
    <w:p>
      <w:pPr>
        <w:rPr>
          <w:del w:id="2876" w:author="Kiro (editorial revision)" w:date="2026-08-14T00:00:00Z"/>
        </w:rPr>
      </w:pPr>
      <w:del w:id="2875" w:author="Kiro (editorial revision)" w:date="2026-08-14T00:00:00Z">
        <w:r>
          <w:rPr>
            <w:rFonts w:ascii="Times New Roman" w:hAnsi="Times New Roman"/>
          </w:rPr>
          <w:delText xml:space="preserve">The unit of analysis is the value-chain actor enterprise, including unincorporated enterprises; restricting it to incorporated entities would exclude most actors in any fragmented chain and render the scope condition unobservable. The key informant keeps or supervises records of quantities, costs and sales and participates in pricing and disposal decisions, confirmed by four screening items. Items are phrased as observable behaviours ("we write down how much fruit we reject or lose") rather than technical accounting knowledge: a smallholder who records rejected volumes and knows what they would have fetched is exercising circular accounting capability at low formality, and it is variance in that practice the model requires.</w:delText>
        </w:r>
      </w:del>
    </w:p>
    <w:p>
      <w:pPr>
        <w:rPr>
          <w:del w:id="2878" w:author="Kiro (editorial revision)" w:date="2026-08-14T00:00:00Z"/>
        </w:rPr>
      </w:pPr>
      <w:del w:id="2877" w:author="Kiro (editorial revision)" w:date="2026-08-14T00:00:00Z">
        <w:r>
          <w:rPr>
            <w:rFonts w:ascii="Times New Roman" w:hAnsi="Times New Roman"/>
          </w:rPr>
          <w:delText xml:space="preserve">A composite sampling frame is assembled from horticulture, cooperative, market-licence and food-processing registers, institutional rosters, and grower-nominated referrals to unlicensed intermediaries. That last component is essential: informal intermediaries handle most volume but appear in no register, and excluding them would bias the sample toward the formal, better-governed segment where the predicted effects are strongest. Sampling is stratified purposive with disproportionate allocation, supplemented by chain-referral for the informal midstream; proportionate allocation would yield roughly eight processors, rendering the central recovery actors statistically invisible. The design is explicitly non-probability, so variable distributions are not generalisable, though structural relationships can still be estimated. The generalisability claim is theoretical, in that the mechanism travels, not statistical.</w:delText>
        </w:r>
      </w:del>
    </w:p>
    <w:p>
      <w:pPr>
        <w:rPr>
          <w:del w:id="2880" w:author="Kiro (editorial revision)" w:date="2026-08-14T00:00:00Z"/>
        </w:rPr>
      </w:pPr>
      <w:del w:id="2879" w:author="Kiro (editorial revision)" w:date="2026-08-14T00:00:00Z">
        <w:r>
          <w:rPr>
            <w:rFonts w:ascii="Times New Roman" w:hAnsi="Times New Roman"/>
          </w:rPr>
          <w:delText xml:space="preserve">Allocation targets 520 valid responses: 180 non-affiliated producers and 120 producer-organisation members upstream, 80 aggregators, traders and commission agents at the information-asymmetry tier, 70 processors and common facility centres (the recovery actors, deliberately over-sampled), 40 downstream retailers and institutional buyers, and 30 chain support institutions, the last excluded from group analysis. These are design-stage planning parameters, not achieved counts, and are set out by stratum in Table V.</w:delText>
        </w:r>
      </w:del>
    </w:p>
    <w:p>
      <w:pPr>
        <w:rPr>
          <w:del w:id="2882" w:author="Kiro (editorial revision)" w:date="2026-08-14T00:00:00Z"/>
        </w:rPr>
      </w:pPr>
      <w:del w:id="2881" w:author="Kiro (editorial revision)" w:date="2026-08-14T00:00:00Z">
        <w:r>
          <w:rPr>
            <w:rFonts w:ascii="Times New Roman" w:hAnsi="Times New Roman"/>
          </w:rPr>
          <w:delText xml:space="preserve">Table V. Planned sample composition</w:delText>
        </w:r>
      </w:del>
    </w:p>
    <w:p>
      <w:pPr>
        <w:rPr>
          <w:del w:id="2884" w:author="Kiro (editorial revision)" w:date="2026-08-14T00:00:00Z"/>
        </w:rPr>
      </w:pPr>
      <w:del w:id="2883" w:author="Kiro (editorial revision)" w:date="2026-08-14T00:00:00Z">
        <w:r>
          <w:rPr>
            <w:rFonts w:ascii="Times New Roman" w:hAnsi="Times New Roman"/>
          </w:rPr>
          <w:delText xml:space="preserve">Table VI. Required sample size under four approaches</w:delText>
        </w:r>
      </w:del>
    </w:p>
    <w:p>
      <w:pPr>
        <w:rPr>
          <w:del w:id="2886" w:author="Kiro (editorial revision)" w:date="2026-08-14T00:00:00Z"/>
        </w:rPr>
      </w:pPr>
      <w:del w:id="2885" w:author="Kiro (editorial revision)" w:date="2026-08-14T00:00:00Z">
        <w:r>
          <w:rPr>
            <w:rFonts w:ascii="Times New Roman" w:hAnsi="Times New Roman"/>
          </w:rPr>
          <w:delText xml:space="preserve">Figure 4. Statistical power against sample size, F-test for R² deviation from zero, eleven predictors, α = 0.05, computed at the design stage. At the target of 520 three group comparisons are viable, chain position, collective affiliation and enterprise size, while a producer-versus-processor comparison is not, since 70 processors would require β ≥ 0.30 to be detectable; it will therefore not be conducted, and the reason stated rather than the analysis quietly omitted.</w:delText>
        </w:r>
      </w:del>
    </w:p>
    <w:p>
      <w:pPr>
        <w:rPr>
          <w:del w:id="2888" w:author="Kiro (editorial revision)" w:date="2026-08-14T00:00:00Z"/>
        </w:rPr>
      </w:pPr>
      <w:del w:id="2887" w:author="Kiro (editorial revision)" w:date="2026-08-14T00:00:00Z">
        <w:r>
          <w:rPr>
            <w:rFonts w:ascii="Times New Roman" w:hAnsi="Times New Roman"/>
          </w:rPr>
          <w:delText xml:space="preserve">5.5 Instrument development</w:delText>
        </w:r>
      </w:del>
    </w:p>
    <w:p>
      <w:pPr>
        <w:rPr>
          <w:del w:id="2890" w:author="Kiro (editorial revision)" w:date="2026-08-14T00:00:00Z"/>
        </w:rPr>
      </w:pPr>
      <w:del w:id="2889" w:author="Kiro (editorial revision)" w:date="2026-08-14T00:00:00Z">
        <w:r>
          <w:rPr>
            <w:rFonts w:ascii="Times New Roman" w:hAnsi="Times New Roman"/>
          </w:rPr>
          <w:delText xml:space="preserve">Forty-six substantive items are administered on seven-point scales, consistent with the source instruments and preserving the variance interaction detection requires; a visual ladder card and enumerator administration mitigate cognitive load, with pre-specified conversion to five points if pilot discrimination is inadequate. Of the 46, 22 are adapted from validated scales, 11 adapt validated item structures to circular resource-flow content, 10 are newly developed and declared as such, and three constitute a validated marker. That roughly one item in five is new is neither concealable nor avoidable: no validated instrument exists for loss-recovery valuation, value-distribution transparency, responsibility allocation for losses, or social circular value, precisely the measurement gap the paper claims. The full instrument, with a source code against every item, is Table VI. A two-task expert study ran over three rounds with an eight-member panel. In task 1 all 46 items were rated for relevance, retention requiring an item-level index of at least 0.83 and a modified kappa of at least 0.74, with scale-level validity averaging at least 0.90 (Polit and Beck, 2006; Polit et al., 2007). The first threshold deserves a note: 0.78 is frequently quoted but applies to panels of nine to ten raters, whereas six to eight require 0.83, meaning at least seven of eight must judge an item relevant. Task 2 was a blind item-placement task following Anderson and Gerbing (1991) and Moore and Benbasat (1991), placing items against the five construct definitions shown without labels. It tests the principal measurement risk directly: that governance cannot be distinguished from integration, or accounting capability from transparency. Two rules were pre-specified so they could not be relaxed afterwards: items failing either placement criterion are revised and re-rated or dropped. And the consequential rule: if more than 20% of placements crossed either boundary, the corresponding hypothesis would be withdrawn. Rounds one and two administered both tasks in full, 368 ratings and 368 placements each; round three re-rated the revised items only. Returns were complete throughout. Results are in Table VII.</w:delText>
        </w:r>
      </w:del>
    </w:p>
    <w:p>
      <w:pPr>
        <w:rPr>
          <w:del w:id="2892" w:author="Kiro (editorial revision)" w:date="2026-08-14T00:00:00Z"/>
        </w:rPr>
      </w:pPr>
      <w:del w:id="2891" w:author="Kiro (editorial revision)" w:date="2026-08-14T00:00:00Z">
        <w:r>
          <w:rPr>
            <w:rFonts w:ascii="Times New Roman" w:hAnsi="Times New Roman"/>
          </w:rPr>
          <w:delText xml:space="preserve">Table VII. Expert validation of the instrument, three rounds</w:delText>
        </w:r>
      </w:del>
    </w:p>
    <w:p>
      <w:pPr>
        <w:rPr>
          <w:del w:id="2894" w:author="Kiro (editorial revision)" w:date="2026-08-14T00:00:00Z"/>
        </w:rPr>
      </w:pPr>
      <w:del w:id="2893" w:author="Kiro (editorial revision)" w:date="2026-08-14T00:00:00Z">
        <w:r>
          <w:rPr>
            <w:rFonts w:ascii="Times New Roman" w:hAnsi="Times New Roman"/>
          </w:rPr>
          <w:delText xml:space="preserve">Dependent-variable items are framed as change over three seasons while predictors are current-state, giving temporal and format separation within one administration at no cost to response burden. A subsample supplies three objective indicators transcribed from records (loss ratio, by-product sale and value, realised price against the district modal price), permitting a convergent-validity check on the perceptual outcome measure. Panel composition is in Table BI; item-level results, the scoring script and the raw returns are listed in Table CI.</w:delText>
        </w:r>
      </w:del>
    </w:p>
    <w:p>
      <w:pPr>
        <w:rPr>
          <w:del w:id="2896" w:author="Kiro (editorial revision)" w:date="2026-08-14T00:00:00Z"/>
        </w:rPr>
      </w:pPr>
      <w:del w:id="2895" w:author="Kiro (editorial revision)" w:date="2026-08-14T00:00:00Z">
        <w:r>
          <w:rPr>
            <w:rFonts w:ascii="Times New Roman" w:hAnsi="Times New Roman"/>
          </w:rPr>
          <w:delText xml:space="preserve">Table VIII. Pre-specified measurement and structural assessment criteria</w:delText>
        </w:r>
      </w:del>
    </w:p>
    <w:p>
      <w:pPr>
        <w:rPr>
          <w:del w:id="2898" w:author="Kiro (editorial revision)" w:date="2026-08-14T00:00:00Z"/>
        </w:rPr>
      </w:pPr>
      <w:del w:id="2897" w:author="Kiro (editorial revision)" w:date="2026-08-14T00:00:00Z">
        <w:r>
          <w:rPr>
            <w:rFonts w:ascii="Times New Roman" w:hAnsi="Times New Roman"/>
          </w:rPr>
          <w:delText xml:space="preserve">Two outputs deserve emphasis. The Johnson–Neyman point identifies the governance level at which the transparency–integration relationship ceases to be significant, delivering an actionable boundary rather than a directional claim. The index of moderated mediation establishes whether the pathway from measurement to circular value creation exists at low governance quality at all; the theoretical claim is that it does not.</w:delText>
        </w:r>
      </w:del>
    </w:p>
    <w:p>
      <w:pPr>
        <w:rPr>
          <w:del w:id="2900" w:author="Kiro (editorial revision)" w:date="2026-08-14T00:00:00Z"/>
        </w:rPr>
      </w:pPr>
      <w:del w:id="2899" w:author="Kiro (editorial revision)" w:date="2026-08-14T00:00:00Z">
        <w:r>
          <w:rPr>
            <w:rFonts w:ascii="Times New Roman" w:hAnsi="Times New Roman"/>
          </w:rPr>
          <w:delText xml:space="preserve">Common method bias is addressed procedurally, through anonymity, the change-versus-level framing separation, a scripted break and neutral item framing, and statistically through full collinearity assessment, a validated marker and measured latent marker correction; Harman's single-factor test is deliberately not used. Endogeneity is addressed through eight theoretically justified controls, digital traceability capability and institutional support being the principal rival explanations, a Gaussian copula assessment, and estimation of the reversed model. Following Chenhall and Moers (2007), the design's limits are stated plainly: it establishes conditional association, not causation.</w:delText>
        </w:r>
      </w:del>
    </w:p>
    <w:p>
      <w:pPr>
        <w:rPr>
          <w:del w:id="2902" w:author="Kiro (editorial revision)" w:date="2026-08-14T00:00:00Z"/>
        </w:rPr>
      </w:pPr>
      <w:del w:id="2901" w:author="Kiro (editorial revision)" w:date="2026-08-14T00:00:00Z">
        <w:r>
          <w:rPr>
            <w:rFonts w:ascii="Times New Roman" w:hAnsi="Times New Roman"/>
          </w:rPr>
          <w:delText xml:space="preserve">7. Expected contributions</w:delText>
        </w:r>
      </w:del>
    </w:p>
    <w:p>
      <w:pPr>
        <w:rPr>
          <w:del w:id="2904" w:author="Kiro (editorial revision)" w:date="2026-08-14T00:00:00Z"/>
        </w:rPr>
      </w:pPr>
      <w:del w:id="2903" w:author="Kiro (editorial revision)" w:date="2026-08-14T00:00:00Z">
        <w:r>
          <w:rPr>
            <w:rFonts w:ascii="Times New Roman" w:hAnsi="Times New Roman"/>
          </w:rPr>
          <w:delText xml:space="preserve">Theoretical. Dynamic capabilities theory, including its application to accounting and circularity, locates capability and its returns inside the firm. Where the value-creating reconfiguration crosses organisational boundaries, returns are relationally contingent, depending on a governance arrangement the focal actor does not control. The contribution is not that capabilities need complementary assets, which Teece (2007) says, but identifying which asset substitutes for hierarchy under fragmentation, and a test in which its absence nullifies the capability's effect.</w:delText>
        </w:r>
      </w:del>
    </w:p>
    <w:p>
      <w:pPr>
        <w:rPr>
          <w:del w:id="2906" w:author="Kiro (editorial revision)" w:date="2026-08-14T00:00:00Z"/>
        </w:rPr>
      </w:pPr>
      <w:del w:id="2905" w:author="Kiro (editorial revision)" w:date="2026-08-14T00:00:00Z">
        <w:r>
          <w:rPr>
            <w:rFonts w:ascii="Times New Roman" w:hAnsi="Times New Roman"/>
          </w:rPr>
          <w:delText xml:space="preserve">Accounting. Accounting is the sensing apparatus of circularity: a discarded fraction becomes an economic object only when quantified and valued. And accounting's effect on circular value creation is entirely indirect and conditional: no direct path is specified, and the analysis tests whether the indirect path exists where governance is weak. That is more precise than "accounting supports circularity", and it specifies when investment in circular measurement is worthwhile.</w:delText>
        </w:r>
      </w:del>
    </w:p>
    <w:p>
      <w:pPr>
        <w:rPr>
          <w:del w:id="2908" w:author="Kiro (editorial revision)" w:date="2026-08-14T00:00:00Z"/>
        </w:rPr>
      </w:pPr>
      <w:del w:id="2907" w:author="Kiro (editorial revision)" w:date="2026-08-14T00:00:00Z">
        <w:r>
          <w:rPr>
            <w:rFonts w:ascii="Times New Roman" w:hAnsi="Times New Roman"/>
          </w:rPr>
          <w:delText xml:space="preserve">Circular economy. Circular performance is predominantly measured as material efficiency. This paper specifies circular value creation as a formative higher-order construct spanning economic, environmental and social value, and examines whether the mechanism differs across them. Should economic and environmental value respond while social value does not, the finding speaks to who captures circular value, central to sustainability accounting and largely absent from circularity measurement.</w:delText>
        </w:r>
      </w:del>
    </w:p>
    <w:p>
      <w:pPr>
        <w:rPr>
          <w:del w:id="2910" w:author="Kiro (editorial revision)" w:date="2026-08-14T00:00:00Z"/>
        </w:rPr>
      </w:pPr>
      <w:del w:id="2909" w:author="Kiro (editorial revision)" w:date="2026-08-14T00:00:00Z">
        <w:r>
          <w:rPr>
            <w:rFonts w:ascii="Times New Roman" w:hAnsi="Times New Roman"/>
          </w:rPr>
          <w:delText xml:space="preserve">Methodological and practical. The paper supplies a replicable instrument spanning an entire fragmented chain rather than one tier, with newly developed items identified and three rounds of validation reported in full, including where they still fall short. For policy the implication concerns sequencing. Measurement mandates and transparency requirements, from sustainability reporting directives to digital product passports, rest on the premise that visibility changes behaviour. If governance is the conversion mechanism, then where responsibility for loss is unallocated such requirements will generate compliance without circular value, and should be paired with responsibility allocation and enforcement capacity.</w:delText>
        </w:r>
      </w:del>
    </w:p>
    <w:p>
      <w:pPr>
        <w:rPr>
          <w:del w:id="2912" w:author="Kiro (editorial revision)" w:date="2026-08-14T00:00:00Z"/>
        </w:rPr>
      </w:pPr>
      <w:del w:id="2911" w:author="Kiro (editorial revision)" w:date="2026-08-14T00:00:00Z">
        <w:r>
          <w:rPr>
            <w:rFonts w:ascii="Times New Roman" w:hAnsi="Times New Roman"/>
          </w:rPr>
          <w:delText xml:space="preserve">Why this matters beyond the empirical setting. Fragmentation is a property of circular chains generally, not of developing economies; 1 sets out the evidence. Where circularity regulation supplies governance exogenously and near-uniformly the conditional relationship is hard to observe for want of variance, so a mature disclosure regime is a poor place to test the premise on which its own instruments rest. The model applies unchanged to textile recovery, construction and demolition waste, and electronics chains, failing only where hierarchy performs the coordination, a boundary condition that is itself testable.</w:delText>
        </w:r>
      </w:del>
    </w:p>
    <w:p>
      <w:pPr>
        <w:rPr>
          <w:del w:id="2914" w:author="Kiro (editorial revision)" w:date="2026-08-14T00:00:00Z"/>
        </w:rPr>
      </w:pPr>
      <w:del w:id="2913" w:author="Kiro (editorial revision)" w:date="2026-08-14T00:00:00Z">
        <w:r>
          <w:rPr>
            <w:rFonts w:ascii="Times New Roman" w:hAnsi="Times New Roman"/>
          </w:rPr>
          <w:delText xml:space="preserve">8. Limitations and future research</w:delText>
        </w:r>
      </w:del>
    </w:p>
    <w:p>
      <w:pPr>
        <w:rPr>
          <w:del w:id="2916" w:author="Kiro (editorial revision)" w:date="2026-08-14T00:00:00Z"/>
        </w:rPr>
      </w:pPr>
      <w:del w:id="2915" w:author="Kiro (editorial revision)" w:date="2026-08-14T00:00:00Z">
        <w:r>
          <w:rPr>
            <w:rFonts w:ascii="Times New Roman" w:hAnsi="Times New Roman"/>
          </w:rPr>
          <w:delText xml:space="preserve">The model is specified but not estimated; the test requires primary data from a single harvest season. The cross-sectional design supports conditional association rather than causation, and a longitudinal panel across seasons is the principal priority for future work. Measurement is single-informant and largely perceptual; the objective-indicator subsample mitigates but does not eliminate this, and because enterprises able to produce records are those with higher accounting capability, that check is itself conditional. A dyadic design with matched producer–buyer pairs would be superior for the governance constructs but is not feasible where intermediary relationships are informal and often deliberately opaque, the condition under study. Sampling is non-probability, so variable distributions are not generalisable. Ten items are newly developed, and after three rounds of validation content validity meets the scale-level criterion with three qualifications carrying forward, as 5.5 reports: two control items and one marker item were never revised and remain below threshold; circular accounting capability, the model's antecedent, is the weakest focal scale at 0.889; and the placement task was not repeated after twelve items were reworded. The social dimension rests on the least developed indicator literature. Replication in a non-agricultural fragmented chain, and in a vertically integrated setting where the conditional effect should attenuate, would test the scope condition directly.</w:delText>
        </w:r>
      </w:del>
    </w:p>
    <w:p>
      <w:pPr>
        <w:rPr>
          <w:del w:id="2918" w:author="Kiro (editorial revision)" w:date="2026-08-14T00:00:00Z"/>
        </w:rPr>
      </w:pPr>
      <w:del w:id="2917" w:author="Kiro (editorial revision)" w:date="2026-08-14T00:00:00Z">
        <w:r>
          <w:rPr>
            <w:rFonts w:ascii="Times New Roman" w:hAnsi="Times New Roman"/>
          </w:rPr>
          <w:delText xml:space="preserve">9. Conclusion</w:delText>
        </w:r>
      </w:del>
    </w:p>
    <w:p>
      <w:pPr>
        <w:rPr>
          <w:del w:id="2920" w:author="Kiro (editorial revision)" w:date="2026-08-14T00:00:00Z"/>
        </w:rPr>
      </w:pPr>
      <w:del w:id="2919" w:author="Kiro (editorial revision)" w:date="2026-08-14T00:00:00Z">
        <w:r>
          <w:rPr>
            <w:rFonts w:ascii="Times New Roman" w:hAnsi="Times New Roman"/>
          </w:rPr>
          <w:delText xml:space="preserve">The model makes that argument falsifiable. It predicts that the pathway from measurement through transparency to circular value creation exists only above a threshold of governance quality, and specifies the analysis identifying where that threshold lies. If the prediction fails, the account reduces to an additive capability bundle and should be abandoned; that condition is stated in advance. The discipline's contribution to circularity will not be exhausted by extending disclosure. What is measured must also be owed by someone to someone, with consequence. In fragmented value chains accounting produces the visibility circularity requires; governance determines whether that visibility does any work.</w:delText>
        </w:r>
      </w:del>
    </w:p>
    <w:p>
      <w:pPr>
        <w:rPr>
          <w:del w:id="2922" w:author="Kiro (editorial revision)" w:date="2026-08-14T00:00:00Z"/>
        </w:rPr>
      </w:pPr>
      <w:del w:id="2921" w:author="Kiro (editorial revision)" w:date="2026-08-14T00:00:00Z">
        <w:r>
          <w:rPr>
            <w:rFonts w:ascii="Times New Roman" w:hAnsi="Times New Roman"/>
          </w:rPr>
          <w:delText xml:space="preserve">Data availability</w:delText>
        </w:r>
      </w:del>
    </w:p>
    <w:p>
      <w:pPr>
        <w:rPr>
          <w:del w:id="2924" w:author="Kiro (editorial revision)" w:date="2026-08-14T00:00:00Z"/>
        </w:rPr>
      </w:pPr>
      <w:del w:id="2923" w:author="Kiro (editorial revision)" w:date="2026-08-14T00:00:00Z">
        <w:r>
          <w:rPr>
            <w:rFonts w:ascii="Times New Roman" w:hAnsi="Times New Roman"/>
          </w:rPr>
          <w:delText xml:space="preserve">The data that support the findings of this study are available on request from the corresponding author.</w:delText>
        </w:r>
      </w:del>
    </w:p>
    <w:p>
      <w:pPr>
        <w:rPr>
          <w:del w:id="2926" w:author="Kiro (editorial revision)" w:date="2026-08-14T00:00:00Z"/>
        </w:rPr>
      </w:pPr>
      <w:del w:id="2925" w:author="Kiro (editorial revision)" w:date="2026-08-14T00:00:00Z">
        <w:r>
          <w:rPr>
            <w:rFonts w:ascii="Times New Roman" w:hAnsi="Times New Roman"/>
          </w:rPr>
          <w:delText xml:space="preserve">Gunarathne, A.D.N., Lee, K. and Hitigala Kaluarachchilage, P.K. (2021), "Institutional pressures, environmental management strategy, and organizational performance: The role of environmental management accounting", Business Strategy and the Environment, Vol. 30, No. 2, pp. 825–839.</w:delText>
        </w:r>
      </w:del>
    </w:p>
    <w:p>
      <w:pPr>
        <w:rPr>
          <w:del w:id="2928" w:author="Kiro (editorial revision)" w:date="2026-08-14T00:00:00Z"/>
        </w:rPr>
      </w:pPr>
      <w:del w:id="2927" w:author="Kiro (editorial revision)" w:date="2026-08-14T00:00:00Z">
        <w:r>
          <w:rPr>
            <w:rFonts w:ascii="Times New Roman" w:hAnsi="Times New Roman"/>
          </w:rPr>
          <w:delText xml:space="preserve">Ministry of Food Processing Industries (2025), Processing and Supply Chain Infrastructure in Food Sector, Lok Sabha Starred Question No. 398, answered 27 March 2025, Government of India, New Delhi, available at: https://sansad.in/getFile/loksabhaquestions/annex/184/AS398_RJrv1D.pdf (accessed 7 August 2026). Reports the NABARD Consultancy Services loss study (2022) and the Ministry's commissioned study of processing levels (2021).</w:delText>
        </w:r>
      </w:de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